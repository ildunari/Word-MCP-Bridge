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066C" w14:textId="77777777" w:rsidR="009E37DB" w:rsidRDefault="00DC5A3C">
      <w:pPr>
        <w:pStyle w:val="Title"/>
      </w:pPr>
      <w:commentRangeStart w:id="0"/>
      <w:commentRangeStart w:id="1"/>
      <w:r>
        <w:rPr>
          <w:color w:val="000000"/>
        </w:rPr>
        <w:t>Bio-coating Governs Systemic Uptake of Oral Polymeric Nanoparticles</w:t>
      </w:r>
      <w:commentRangeEnd w:id="0"/>
      <w:r>
        <w:rPr>
          <w:rStyle w:val="CommentReference"/>
          <w:sz w:val="32"/>
          <w:szCs w:val="32"/>
        </w:rPr>
        <w:commentReference w:id="0"/>
      </w:r>
      <w:commentRangeEnd w:id="1"/>
      <w:r>
        <w:rPr>
          <w:rStyle w:val="CommentReference"/>
          <w:sz w:val="32"/>
          <w:szCs w:val="32"/>
        </w:rPr>
        <w:commentReference w:id="1"/>
      </w:r>
    </w:p>
    <w:p w14:paraId="32EE6A4C" w14:textId="77777777" w:rsidR="009E37DB" w:rsidRDefault="00DC5A3C">
      <w:pPr>
        <w:pStyle w:val="Heading1"/>
      </w:pPr>
      <w:r>
        <w:t>Layman's Abstract</w:t>
      </w:r>
    </w:p>
    <w:p w14:paraId="7F70BE65" w14:textId="77777777" w:rsidR="009E37DB" w:rsidRDefault="00DC5A3C">
      <w:r>
        <w:rPr>
          <w:color w:val="000000"/>
          <w:highlight w:val="yellow"/>
        </w:rPr>
        <w:t>When medications are packaged inside tiny particles and swallowed, they must cross a sticky mucus layer, pass through the intestinal lining, and enter the bloodstream before they can work. We discovered that particles with the right surface coating can reach the bloodstream at remarkably high levels — up to 45% of the dose — through the ordinary cells lining the intestine. This project will determine which coatings work best at each barrier and build the first set of rules for designing effective swallowable nanoparticle therapies.</w:t>
      </w:r>
    </w:p>
    <w:p w14:paraId="23453243" w14:textId="77777777" w:rsidR="009E37DB" w:rsidRDefault="00DC5A3C">
      <w:pPr>
        <w:pStyle w:val="Heading1"/>
      </w:pPr>
      <w:r>
        <w:t>PROJECT SUMMARY</w:t>
      </w:r>
    </w:p>
    <w:p w14:paraId="30A5FAB3" w14:textId="77777777" w:rsidR="009E37DB" w:rsidRDefault="00DC5A3C">
      <w:pPr>
        <w:jc w:val="left"/>
      </w:pPr>
      <w:r>
        <w:rPr>
          <w:color w:val="000000"/>
          <w:highlight w:val="yellow"/>
        </w:rPr>
        <w:t>How do surface coatings govern the fate of oral nanoparticles across mucus diffusion, enterocyte processing, and systemic absorption? Oral NP therapies promise to transform treatment of chronic diseases, yet sequential gastrointestinal (GI) barriers — mucus, epithelium, and post-epithelial clearance — have been studied in isolation, leaving no mechanistic understanding of how coating properties govern particle fate across these sequential stages. The prevailing strategy of PEG-coating for mucus penetration faces a fundamental dilemma: improved mucus transport does not guarantee epithelial transcytosis, and efficient cellular uptake does not ensure basolateral release. We propose to define NP coating strategies that synchronously optimize mucus navigation, enterocyte trafficking, and transepithelial passage, and to validate a workflow that connects in vitro indices to systemic uptake. Our central hypothesis is that GI uptake is maximized by coatings that both improve mucus mobility and bias enterocyte processing toward productive transcytosis rather than apical trapping or intracellular sequestration. Our preliminary data strongly support this: intact polystyrene NPs achieve 45% systemic uptake via isolated intestinal loop and 35% via oral gavage, PLA NPs reach ~30%, and NP-encapsulated vedolizumab delivered 73% bioavailability relative to subcutaneous injection — with uptake occurring in the jejunum via enterocytes, not M-cells. Using PS/PCRed and PLA NPs (450 and 1000 nm) coated with mucin or PEG at varying molecular weights (1.5–300 kDa), we will: (1) quantify how coatings modulate enterocyte processing and transepithelial passage using a 96-hour Caco-2 platform with dual mucus models; (2) build a coating-dependent mucus mobility and interaction matrix via confocal particle tracking; and (3) validate the framework in vivo using isolated intestinal loop and oral gavage in rats. Successful completion will yield the first mechanistic framework connecting NP coating properties to systemic bioavailability, accelerate development of oral biologics, and — because the framework uses non-degradable polystyrene as a core tracer — directly inform understanding of how environmental micro/nanoplastics traverse identical GI barriers to reach systemic organs.</w:t>
      </w:r>
    </w:p>
    <w:p w14:paraId="6A8F6E01" w14:textId="77777777" w:rsidR="009E37DB" w:rsidRDefault="00DC5A3C">
      <w:r>
        <w:rPr>
          <w:b/>
          <w:color w:val="000000"/>
          <w:highlight w:val="yellow"/>
        </w:rPr>
        <w:t xml:space="preserve">SPECIFIC AIMS AND HYPOTHESIS: </w:t>
      </w:r>
      <w:r>
        <w:rPr>
          <w:color w:val="000000"/>
          <w:highlight w:val="yellow"/>
        </w:rPr>
        <w:t xml:space="preserve">Oral nanoparticle (NP) therapies promise to transform treatment of chronic diseases, yet their development is hampered by sequential gastrointestinal </w:t>
      </w:r>
      <w:r>
        <w:rPr>
          <w:color w:val="000000"/>
          <w:highlight w:val="yellow"/>
        </w:rPr>
        <w:lastRenderedPageBreak/>
        <w:t>(GI) barriers — luminal mucus, the epithelial brush border and glycocalyx, polarized intracellular trafficking, and post-epithelial clearance. Current approaches study these barriers in isolation, and the prevailing strategy of PEG-coating for mucus penetration faces a fundamental dilemma: improved mucus transport does not guarantee epithelial transcytosis, and efficient cellular uptake does not ensure basolateral release. The most rigorous pharmacokinetic studies show that absolute oral bioavailability of intact PEG-coated particles remains below 0.1%. Moreover, most current strategies target M-cells in Peyer’s patches, yet these represent less than 1% of the intestinal epithelium; our data show that the dominant uptake pathway is through enterocytes in the jejunum, a Peyer’s patch–poor region — opening a far larger absorptive surface than the field has considered. No quantitative framework currently links mucus mobility, enterocyte processing, and transepithelial passage to predict systemic exposure of intact particles.</w:t>
      </w:r>
    </w:p>
    <w:p w14:paraId="1B7C196C" w14:textId="77777777" w:rsidR="009E37DB" w:rsidRDefault="00DC5A3C">
      <w:commentRangeStart w:id="2"/>
      <w:commentRangeStart w:id="3"/>
      <w:r>
        <w:rPr>
          <w:b/>
          <w:color w:val="000000"/>
          <w:highlight w:val="yellow"/>
        </w:rPr>
        <w:t>Our long-term goal</w:t>
      </w:r>
      <w:r>
        <w:rPr>
          <w:color w:val="000000"/>
          <w:highlight w:val="yellow"/>
        </w:rPr>
        <w:t xml:space="preserve"> is to establish design principles enabling predictable, efficient oral delivery of intact NPs. </w:t>
      </w:r>
      <w:r>
        <w:rPr>
          <w:b/>
          <w:color w:val="000000"/>
          <w:highlight w:val="yellow"/>
        </w:rPr>
        <w:t>The objective</w:t>
      </w:r>
      <w:r>
        <w:rPr>
          <w:color w:val="000000"/>
          <w:highlight w:val="yellow"/>
        </w:rPr>
        <w:t xml:space="preserve"> of this application is to define NP coating strategies that synchronously optimize mucus navigation, enterocyte trafficking, and transepithelial passage, and to validate a workflow that predicts systemic uptake. </w:t>
      </w:r>
      <w:r>
        <w:rPr>
          <w:b/>
          <w:color w:val="000000"/>
          <w:highlight w:val="yellow"/>
        </w:rPr>
        <w:t>Our central hypothesis</w:t>
      </w:r>
      <w:r>
        <w:rPr>
          <w:color w:val="000000"/>
          <w:highlight w:val="yellow"/>
        </w:rPr>
        <w:t xml:space="preserve"> is that GI uptake is maximized by coatings that perform dual functions: (i) they create a biomolecular corona that improves mucus mobility and epithelial access, and (ii) they bias enterocyte processing toward productive transcytosis rather than apical trapping or intracellular sequestration — with the rate-limiting step being the subset of trafficking events terminating in basolateral delivery. This hypothesis is supported by our preliminary data: intact polystyrene (PS) NPs achieve 45% systemic uptake via isolated intestinal loop and 35% via oral gavage [14, 16], poly(lactic acid) (PLA) NPs reach ~30% [14, 15], and NP-encapsulated vedolizumab delivered 73% bioavailability relative to subcutaneous injection [17, 32]. Critically, confocal imaging confirmed that the majority of uptake occurs in the jejunum via enterocytes, not M-cells [14, 16] — redirecting the mechanistic focus of this proposal toward enterocyte-mediated transcytosis and justifying the Caco-2 platform as our primary in vitro model.</w:t>
      </w:r>
      <w:commentRangeEnd w:id="2"/>
      <w:r>
        <w:rPr>
          <w:rStyle w:val="CommentReference"/>
          <w:sz w:val="22"/>
          <w:szCs w:val="22"/>
        </w:rPr>
        <w:commentReference w:id="2"/>
      </w:r>
      <w:commentRangeEnd w:id="3"/>
      <w:r>
        <w:rPr>
          <w:rStyle w:val="CommentReference"/>
          <w:sz w:val="22"/>
          <w:szCs w:val="22"/>
        </w:rPr>
        <w:commentReference w:id="3"/>
      </w:r>
    </w:p>
    <w:p w14:paraId="22E8E9EC" w14:textId="77777777" w:rsidR="009E37DB" w:rsidRDefault="00DC5A3C">
      <w:r>
        <w:rPr>
          <w:color w:val="000000"/>
          <w:highlight w:val="yellow"/>
        </w:rPr>
        <w:t xml:space="preserve">To test this hypothesis, we propose the following </w:t>
      </w:r>
      <w:r>
        <w:rPr>
          <w:b/>
          <w:color w:val="000000"/>
          <w:highlight w:val="yellow"/>
        </w:rPr>
        <w:t>Specific Aims</w:t>
      </w:r>
      <w:r>
        <w:rPr>
          <w:color w:val="000000"/>
          <w:highlight w:val="yellow"/>
        </w:rPr>
        <w:t xml:space="preserve"> using PS/PCRed and PLA NPs (450 nm and 1000 nm) coated with mucin or PEG at varying molecular weights (1.5–300 kDa):</w:t>
      </w:r>
    </w:p>
    <w:p w14:paraId="5C62B995" w14:textId="77777777" w:rsidR="009E37DB" w:rsidRDefault="00DC5A3C">
      <w:commentRangeStart w:id="4"/>
      <w:commentRangeStart w:id="5"/>
      <w:r>
        <w:rPr>
          <w:b/>
          <w:color w:val="000000"/>
        </w:rPr>
        <w:t xml:space="preserve">Aim 1: Define how coatings modulate enterocyte processing and transepithelial passage using a 96-hour Caco-2 platform. </w:t>
      </w:r>
      <w:r>
        <w:rPr>
          <w:color w:val="000000"/>
        </w:rPr>
        <w:t xml:space="preserve">We will quantify apical adhesion, intracellular internalization, and basolateral transcytosis using polarized Caco-2 Transwells with confocal z-stack analysis over 0.5–96 h, with mucus modeled via commercial mucin overlays and Caco-2/HT29-MTX co-cultures. </w:t>
      </w:r>
      <w:r>
        <w:rPr>
          <w:i/>
          <w:color w:val="000000"/>
        </w:rPr>
        <w:t xml:space="preserve">Expected outcome: </w:t>
      </w:r>
      <w:r>
        <w:rPr>
          <w:color w:val="000000"/>
        </w:rPr>
        <w:t>Coatings that maximize the transcytosis index, revealing the B(+/−) paradox (high uptake ≠ high transcytosis) in the 72–96 h window.</w:t>
      </w:r>
      <w:commentRangeEnd w:id="4"/>
      <w:r>
        <w:rPr>
          <w:rStyle w:val="CommentReference"/>
          <w:sz w:val="22"/>
          <w:szCs w:val="22"/>
        </w:rPr>
        <w:commentReference w:id="4"/>
      </w:r>
      <w:commentRangeEnd w:id="5"/>
      <w:r>
        <w:rPr>
          <w:rStyle w:val="CommentReference"/>
          <w:sz w:val="22"/>
          <w:szCs w:val="22"/>
        </w:rPr>
        <w:commentReference w:id="5"/>
      </w:r>
    </w:p>
    <w:p w14:paraId="0D6113C8" w14:textId="77777777" w:rsidR="009E37DB" w:rsidRDefault="00DC5A3C">
      <w:r>
        <w:rPr>
          <w:b/>
          <w:color w:val="000000"/>
          <w:highlight w:val="yellow"/>
        </w:rPr>
        <w:t xml:space="preserve">Aim 2: Build a coating-dependent mucus mobility and interaction matrix. </w:t>
      </w:r>
      <w:r>
        <w:rPr>
          <w:color w:val="000000"/>
          <w:highlight w:val="yellow"/>
        </w:rPr>
        <w:t xml:space="preserve">Using porcine gastric mucin gels at 3% and 5% (w/w), we will quantify diffusion coefficients and interaction profiles (free diffusion, reversible binding, irreversible trapping) via confocal particle tracking and ZetaView analysis. Integration with Aim 1’s transcytosis indices will identify coatings that optimize both mucus transit and epithelial transport. </w:t>
      </w:r>
      <w:r>
        <w:rPr>
          <w:i/>
          <w:color w:val="000000"/>
          <w:highlight w:val="yellow"/>
        </w:rPr>
        <w:t xml:space="preserve">Expected outcome: </w:t>
      </w:r>
      <w:r>
        <w:rPr>
          <w:color w:val="000000"/>
          <w:highlight w:val="yellow"/>
        </w:rPr>
        <w:t>A diffusion–interaction matrix identifying formulations with ≥5-fold enhanced mucus transport that correlate with productive transcytosis.</w:t>
      </w:r>
    </w:p>
    <w:p w14:paraId="6040A663" w14:textId="77777777" w:rsidR="009E37DB" w:rsidRDefault="00DC5A3C">
      <w:r>
        <w:rPr>
          <w:b/>
          <w:color w:val="000000"/>
          <w:highlight w:val="yellow"/>
        </w:rPr>
        <w:lastRenderedPageBreak/>
        <w:t xml:space="preserve">Aim 3: Validate the predictive framework in vivo using isolated intestinal loop and oral gavage. </w:t>
      </w:r>
      <w:r>
        <w:rPr>
          <w:color w:val="000000"/>
          <w:highlight w:val="yellow"/>
        </w:rPr>
        <w:t xml:space="preserve">Top-performing formulations from Aims 1 and 2 will be tested in a rat isolated loop model (±precoating × ±native mucus), mapping in vitro indices to absolute bioavailability. Top formulations advance to oral gavage to test predictions under full GI transit complexity. </w:t>
      </w:r>
      <w:r>
        <w:rPr>
          <w:i/>
          <w:color w:val="000000"/>
          <w:highlight w:val="yellow"/>
        </w:rPr>
        <w:t xml:space="preserve">Expected outcome: </w:t>
      </w:r>
      <w:r>
        <w:rPr>
          <w:color w:val="000000"/>
          <w:highlight w:val="yellow"/>
        </w:rPr>
        <w:t>A validated quantitative relationship between in vitro indices and in vivo systemic uptake — the first predictive design framework for oral NP bioavailability.</w:t>
      </w:r>
    </w:p>
    <w:p w14:paraId="2B3C0FCA" w14:textId="77777777" w:rsidR="009E37DB" w:rsidRDefault="00DC5A3C">
      <w:r>
        <w:rPr>
          <w:b/>
          <w:color w:val="000000"/>
          <w:highlight w:val="yellow"/>
        </w:rPr>
        <w:t xml:space="preserve">Impact: </w:t>
      </w:r>
      <w:r>
        <w:rPr>
          <w:color w:val="000000"/>
          <w:highlight w:val="yellow"/>
        </w:rPr>
        <w:t>This proposal replaces the empirical screen-and-hope approach dominating oral NP development with mechanism-guided design rules linking NP properties to systemic bioavailability. The framework — built using non-degradable PS as a core tracer — also directly informs understanding of how environmental micro/nanoplastics traverse identical GI barriers to reach systemic organs.</w:t>
      </w:r>
    </w:p>
    <w:p w14:paraId="3A367A78" w14:textId="77777777" w:rsidR="009E37DB" w:rsidRDefault="00DC5A3C">
      <w:r>
        <w:rPr>
          <w:b/>
          <w:color w:val="000000"/>
          <w:highlight w:val="yellow"/>
        </w:rPr>
        <w:t>RESPONSE TO REVIEWERS</w:t>
      </w:r>
    </w:p>
    <w:p w14:paraId="57052F60" w14:textId="77777777" w:rsidR="009E37DB" w:rsidRDefault="00DC5A3C">
      <w:r>
        <w:rPr>
          <w:color w:val="000000"/>
          <w:highlight w:val="yellow"/>
        </w:rPr>
        <w:t>Why does it matter whether we can connect a nanoparticle’s surface coating to its systemic fate after oral administration? The answer extends beyond drug delivery. Humans ingest an estimated 5 grams of microplastic per week — roughly a credit card’s worth — yet the mechanisms by which these particles cross the intestinal epithelium and accumulate in systemic organs remain unknown. Our preliminary data, showing that intact polystyrene nanoparticles achieve 45% systemic uptake through enterocytes in the jejunum (not M-cells in Peyer’s patches), demonstrate that particle surface properties govern transit through each sequential GI barrier. A mechanistic framework connecting coating properties to mucus diffusion, enterocyte processing, and transepithelial passage would both accelerate rational design of oral nanotherapeutics and provide the first mechanistic basis for understanding how environmental particulates reach human tissues.</w:t>
      </w:r>
    </w:p>
    <w:p w14:paraId="7CF75149" w14:textId="77777777" w:rsidR="009E37DB" w:rsidRDefault="00DC5A3C">
      <w:r>
        <w:rPr>
          <w:color w:val="000000"/>
          <w:highlight w:val="yellow"/>
        </w:rPr>
        <w:t>We thank the reviewers for their constructive critique. The resubmission incorporates the following major changes:</w:t>
      </w:r>
    </w:p>
    <w:p w14:paraId="36F64E70" w14:textId="77777777" w:rsidR="009E37DB" w:rsidRDefault="00DC5A3C">
      <w:r>
        <w:rPr>
          <w:b/>
          <w:color w:val="000000"/>
          <w:highlight w:val="yellow"/>
        </w:rPr>
        <w:t xml:space="preserve">Focused scope. </w:t>
      </w:r>
      <w:r>
        <w:rPr>
          <w:color w:val="000000"/>
          <w:highlight w:val="yellow"/>
        </w:rPr>
        <w:t xml:space="preserve">The formulation matrix has been narrowed from 200+ combinations to a defined set: PS/PCRed and PLA nanoparticles at 450 nm and 1000 nm, coated with mucin or PEG at molecular weights spanning 1.5–300 kDa. This focused library is justified by our preliminary data, which identify mucin and the PEG </w:t>
      </w:r>
      <w:del w:id="6" w:author="Unknown" w:date="2026-03-31T22:00:00Z">
        <w:r>
          <w:rPr>
            <w:color w:val="000000"/>
            <w:highlight w:val="yellow"/>
          </w:rPr>
          <w:delText>35–100 kDa</w:delText>
        </w:r>
      </w:del>
      <w:ins w:id="7" w:author="Unknown" w:date="2026-03-31T22:00:00Z">
        <w:r>
          <w:rPr>
            <w:color w:val="000000"/>
            <w:highlight w:val="yellow"/>
          </w:rPr>
          <w:t>35–200 kDa</w:t>
        </w:r>
      </w:ins>
      <w:r>
        <w:rPr>
          <w:color w:val="000000"/>
          <w:highlight w:val="yellow"/>
        </w:rPr>
        <w:t xml:space="preserve"> range as the most informative coating conditions [14–16].</w:t>
      </w:r>
    </w:p>
    <w:p w14:paraId="222BEE57" w14:textId="77777777" w:rsidR="009E37DB" w:rsidRDefault="00DC5A3C">
      <w:r>
        <w:rPr>
          <w:b/>
          <w:color w:val="000000"/>
          <w:highlight w:val="yellow"/>
        </w:rPr>
        <w:t xml:space="preserve">Enterocyte-dominant uptake pathway. </w:t>
      </w:r>
      <w:r>
        <w:rPr>
          <w:color w:val="000000"/>
          <w:highlight w:val="yellow"/>
        </w:rPr>
        <w:t>Confocal imaging confirms that NP absorption occurs in the jejunum via enterocytes, not M-cells [14, 16] — validating Caco-2 as the mechanistically appropriate in vitro platform. To address mucus model concerns, we now employ a dual strategy: commercial mucin overlays for reproducibility and Caco-2/HT29-MTX co-cultures for physiological relevance.</w:t>
      </w:r>
    </w:p>
    <w:p w14:paraId="0A63364F" w14:textId="77777777" w:rsidR="009E37DB" w:rsidRDefault="00DC5A3C">
      <w:r>
        <w:rPr>
          <w:b/>
          <w:color w:val="000000"/>
          <w:highlight w:val="yellow"/>
        </w:rPr>
        <w:t xml:space="preserve">PEG dilemma addressed. </w:t>
      </w:r>
      <w:r>
        <w:rPr>
          <w:color w:val="000000"/>
          <w:highlight w:val="yellow"/>
        </w:rPr>
        <w:t xml:space="preserve">We explicitly confront the disconnect between mucus penetration and systemic uptake: the most rigorous PEG studies show &lt;0.1% oral bioavailability for intact particles [58]. This motivates studying barriers both independently (to identify rate-limiting steps) and in </w:t>
      </w:r>
      <w:r>
        <w:rPr>
          <w:color w:val="000000"/>
          <w:highlight w:val="yellow"/>
        </w:rPr>
        <w:lastRenderedPageBreak/>
        <w:t>combination (co-culture validation), resolving the concern about separate vs. integrated barrier assessment.</w:t>
      </w:r>
    </w:p>
    <w:p w14:paraId="1B2718BE" w14:textId="77777777" w:rsidR="009E37DB" w:rsidRDefault="00DC5A3C">
      <w:r>
        <w:rPr>
          <w:b/>
          <w:color w:val="000000"/>
          <w:highlight w:val="yellow"/>
        </w:rPr>
        <w:t xml:space="preserve">In vivo validation strengthened. </w:t>
      </w:r>
      <w:r>
        <w:rPr>
          <w:color w:val="000000"/>
          <w:highlight w:val="yellow"/>
        </w:rPr>
        <w:t>Aim 3 now includes oral gavage as a confirmatory step following isolated loop experiments, directly addressing reviewer concerns about clinical relevance. Animal numbers are reduced to 240 with formal power analysis (n=6, ≥88% power for primary comparisons). Blood draw volumes, anesthesia protocols, and humane endpoints are fully specified.</w:t>
      </w:r>
    </w:p>
    <w:p w14:paraId="45ECF2A9" w14:textId="77777777" w:rsidR="009E37DB" w:rsidRDefault="00DC5A3C">
      <w:commentRangeStart w:id="8"/>
      <w:commentRangeStart w:id="9"/>
      <w:r>
        <w:rPr>
          <w:b/>
          <w:color w:val="000000"/>
        </w:rPr>
        <w:t xml:space="preserve">Innovation reframed. </w:t>
      </w:r>
      <w:r>
        <w:rPr>
          <w:color w:val="000000"/>
        </w:rPr>
        <w:t xml:space="preserve">We now lead with four findings that existing approaches cannot explain: 45% systemic uptake of intact particles, the B(+/−) paradox (high cellular uptake ≠ high transcytosis), the 72–96 h diagnostic window, and Caco-2 predictive validation for in vivo rankings. Vedolizumab pilot data (73% bioavailability vs. subcutaneous injection) are presented as preliminary data supporting the platform’s </w:t>
      </w:r>
      <w:del w:id="10" w:author="Unknown" w:date="2026-03-31T22:00:00Z">
        <w:r>
          <w:rPr>
            <w:color w:val="000000"/>
          </w:rPr>
          <w:delText>translational potential.</w:delText>
        </w:r>
      </w:del>
      <w:ins w:id="11" w:author="Unknown" w:date="2026-03-31T22:00:00Z">
        <w:r>
          <w:rPr>
            <w:color w:val="000000"/>
          </w:rPr>
          <w:t>translational potential. Rather than the sequential barrier optimization that reviewers noted as a limitation of prior work, we now evaluate all formulations across mucus diffusion, epithelial transcytosis, and in vivo uptake in parallel, capturing trade-offs that sequential screening would miss.</w:t>
        </w:r>
      </w:ins>
      <w:commentRangeEnd w:id="9"/>
      <w:r>
        <w:rPr>
          <w:rStyle w:val="CommentReference"/>
          <w:sz w:val="22"/>
          <w:szCs w:val="22"/>
        </w:rPr>
        <w:commentReference w:id="9"/>
      </w:r>
      <w:commentRangeEnd w:id="8"/>
      <w:r>
        <w:rPr>
          <w:rStyle w:val="CommentReference"/>
          <w:sz w:val="22"/>
          <w:szCs w:val="22"/>
        </w:rPr>
        <w:commentReference w:id="8"/>
      </w:r>
    </w:p>
    <w:p w14:paraId="0B28E86D" w14:textId="77777777" w:rsidR="009E37DB" w:rsidRDefault="00DC5A3C">
      <w:pPr>
        <w:pStyle w:val="Heading1"/>
      </w:pPr>
      <w:r>
        <w:t>Research Strategy:</w:t>
      </w:r>
    </w:p>
    <w:p w14:paraId="3B695BF0" w14:textId="77777777" w:rsidR="009E37DB" w:rsidRDefault="00DC5A3C">
      <w:pPr>
        <w:pStyle w:val="Heading2"/>
      </w:pPr>
      <w:r>
        <w:t>I. Significance:</w:t>
      </w:r>
    </w:p>
    <w:p w14:paraId="53F8E4D2" w14:textId="77777777" w:rsidR="009E37DB" w:rsidRDefault="00DC5A3C">
      <w:commentRangeStart w:id="12"/>
      <w:del w:id="13" w:author="Unknown" w:date="2026-04-01T02:22:00Z">
        <w:r>
          <w:rPr>
            <w:color w:val="000000"/>
          </w:rPr>
          <w:delText xml:space="preserve">Biologics and therapeutics have revolutionized the pharmaceutical landscape due to their high specificity, potency, and functional diversity. However, they are prone to degradation processes such as aggregation, oxidation, deamidation, hydrolysis, and enzymatic breakdown [1]. These vulnerabilities, coupled with limited permeability across the mucosal layer and intestinal epithelium, severely restrict their oral bioavailability [2]. Furthermore, the large size and charge of these molecules often limit their ability to reach intracellular targets [3]. NPs offer a promising solution for oral delivery of these proteins. Our lab has an extensive history of encapsulating proteins in small, active NPs [4-9] and developing effective release rates. Until recently, oral bioavailability remained low, but in a recent study, we achieved a relative bioavailability of 70%, compared to subcutaneous injection using isolated loop experiments. Building on that result, our research will focus on advancing intracellular delivery and transcytosis by analyzing interactions between coated particles and cell cultures, to improve internalization and transport mechanisms (Aim 1).  Enhancing mucosal penetration by studying in vitro diffusion of coated NPs, examining how their properties and surface coatings optimize barrier passage (Aim 2). Additionally, we will improve systemic uptake and drug bioavailability through isolated loop experiments, applying knowledge gained from earlier studies (Aim 3). While not developing a full oral delivery system, the insights from this study, combined with documented strategies for overcoming barriers such as gastric acid and enzymatic degradation, will inform our future efforts to develop a comprehensive oral delivery system. Based on the data from these experiments, we aim to develop a predictive model for evaluating the efficacy of various NPs (NPs) for future systemic delivery via the oral route. </w:delText>
        </w:r>
      </w:del>
      <w:ins w:id="14" w:author="Unknown" w:date="2026-04-01T02:22:00Z">
        <w:r>
          <w:rPr>
            <w:color w:val="000000"/>
          </w:rPr>
          <w:t xml:space="preserve">Biologics and therapeutics have revolutionized the pharmaceutical landscape due to their high specificity, potency, and functional diversity, yet they remain susceptible to chemical and enzymatic degradation [1]. These vulnerabilities, coupled with limited permeability across the mucosal layer and intestinal epithelium, severely restrict oral </w:t>
        </w:r>
        <w:r>
          <w:rPr>
            <w:color w:val="000000"/>
          </w:rPr>
          <w:lastRenderedPageBreak/>
          <w:t>bioavailability [2], and the large size and charge of these molecules often prevent them from reaching intracellular targets [3]. NPs offer a promising solution for oral delivery of these proteins. Our lab has an extensive history of encapsulating proteins in small, active NPs [4-9] and developing effective release rates. Until recently, oral bioavailability remained low, but in a recent study we achieved a relative bioavailability of 70%, compared to subcutaneous injection using isolated loop experiments. Building on that result, this project will advance intracellular delivery and transcytosis through coated-particle/cell-culture interaction studies (Aim 1), enhance mucosal penetration by characterizing in vitro diffusion of coated NPs and the role of surface coatings in barrier passage (Aim 2), and improve systemic uptake and drug bioavailability through isolated loop experiments informed by the earlier Aims (Aim 3). The resulting data will support a predictive model for evaluating NP efficacy for oral delivery.</w:t>
        </w:r>
      </w:ins>
      <w:commentRangeEnd w:id="12"/>
      <w:r>
        <w:rPr>
          <w:rStyle w:val="CommentReference"/>
          <w:sz w:val="22"/>
          <w:szCs w:val="22"/>
        </w:rPr>
        <w:commentReference w:id="12"/>
      </w:r>
    </w:p>
    <w:p w14:paraId="5B75165F" w14:textId="77777777" w:rsidR="009E37DB" w:rsidRDefault="00DC5A3C">
      <w:commentRangeStart w:id="15"/>
      <w:commentRangeStart w:id="16"/>
      <w:commentRangeStart w:id="17"/>
      <w:del w:id="18" w:author="Unknown" w:date="2026-03-31T22:04:00Z">
        <w:r>
          <w:rPr>
            <w:strike/>
            <w:color w:val="000000"/>
            <w:rPrChange w:id="19" w:author="Kosta Milovanovic" w:date="2026-03-30T17:57:00Z">
              <w:rPr>
                <w:color w:val="000000"/>
              </w:rPr>
            </w:rPrChange>
          </w:rPr>
          <w:delText xml:space="preserve">Polymeric NPs have shown great promise as drug delivery systems (DDS). They protect sensitive biologics from harsh environments, modulate drug release kinetics, and enhance intracellular delivery due to their highly adaptable surface properties. More importantly, they facilitate oral drug delivery [10]. offering significant advantages in patient compliance over intravenous (IV), intramuscular (IM), or subcutaneous (SubQ) administration [11]. Additionally, oral delivery mirrors the natural route for certain biologics, such as hormones and enzymes, potentially amplifying their physiological effects [12]. </w:delText>
        </w:r>
      </w:del>
      <w:commentRangeEnd w:id="17"/>
      <w:r>
        <w:rPr>
          <w:rStyle w:val="CommentReference"/>
          <w:sz w:val="22"/>
          <w:szCs w:val="22"/>
        </w:rPr>
        <w:commentReference w:id="17"/>
      </w:r>
      <w:commentRangeEnd w:id="15"/>
      <w:r>
        <w:rPr>
          <w:rStyle w:val="CommentReference"/>
          <w:sz w:val="22"/>
          <w:szCs w:val="22"/>
        </w:rPr>
        <w:commentReference w:id="15"/>
      </w:r>
      <w:commentRangeEnd w:id="16"/>
      <w:r>
        <w:rPr>
          <w:rStyle w:val="CommentReference"/>
          <w:sz w:val="22"/>
          <w:szCs w:val="22"/>
        </w:rPr>
        <w:commentReference w:id="16"/>
      </w:r>
    </w:p>
    <w:p w14:paraId="51F9A2D0" w14:textId="77777777" w:rsidR="009E37DB" w:rsidRDefault="00DC5A3C">
      <w:commentRangeStart w:id="20"/>
      <w:r>
        <w:rPr>
          <w:color w:val="000000"/>
        </w:rPr>
        <w:t>The therapeutic value of an oral nanoparticle formulation ultimately depends on systemic uptake, yet current development remains empirical because no validated framework connects a particle’s physicochemical properties and surface coatings to its fate across the sequential stages of GI transit — mucus diffusion, epithelial transcytosis, and systemic absorption. A formulation that performs well at one stage may fail at another — strong mucus penetration does not guarantee epithelial transcytosis, and efficient cellular uptake does not ensure basolateral release. Establishing a predictive model that links measurable in vitro transport indices to in vivo systemic exposure would enable rational selection of NP designs and coatings most likely to achieve oral bioavailability, shifting the field from empirical screening to mechanism-guided design.</w:t>
      </w:r>
      <w:commentRangeEnd w:id="20"/>
      <w:r>
        <w:rPr>
          <w:rStyle w:val="CommentReference"/>
          <w:sz w:val="22"/>
          <w:szCs w:val="22"/>
        </w:rPr>
        <w:commentReference w:id="20"/>
      </w:r>
    </w:p>
    <w:p w14:paraId="0D3E03E4" w14:textId="77777777" w:rsidR="009E37DB" w:rsidRDefault="00DC5A3C">
      <w:r>
        <w:rPr>
          <w:color w:val="000000"/>
        </w:rPr>
        <w:t>This research is significant because it challenges existing paradigms [13] and seeks to provide a comprehensive, predictive framework for oral NP design. Preliminary data from the applicants has already demonstrated unprecedented systemic uptake (up to 45% for polystyrene and 30% for PLA NPs) and a 10-fold enhancement with bio adhesive precoating’s [14-17] directly contradicting the prevailing notion about surface charge. By systematically investigating how NP coatings can be engineered to concurrently optimize mucus penetration and promote specific cellular trafficking pathways for transepithelial passage, this work promises to dramatically improve the efficacy of orally administered nanomedicines. The development of a comprehensive property-function matrix correlating NP physicochemical properties with mucus diffusion, transcytosis efficiency, and ultimately in vivo systemic uptake will be a substantial advancement. This will lead to the identification of lead candidates with significantly enhanced (potentially &gt;10-fold) transepithelial delivery and provide a foundational dataset for predictive modeling, ultimately accelerating the translation of promising nanotherapeutics by overcoming the critical hurdle of efficient oral bioavailability</w:t>
      </w:r>
    </w:p>
    <w:p w14:paraId="1F27FE99" w14:textId="77777777" w:rsidR="009E37DB" w:rsidRDefault="00DC5A3C">
      <w:r>
        <w:rPr>
          <w:b/>
          <w:color w:val="000000"/>
          <w:highlight w:val="yellow"/>
        </w:rPr>
        <w:lastRenderedPageBreak/>
        <w:t xml:space="preserve">Identifying the optimal coating is not an academic exercise — it has immediate translational relevance. </w:t>
      </w:r>
      <w:r>
        <w:rPr>
          <w:color w:val="000000"/>
          <w:highlight w:val="yellow"/>
        </w:rPr>
        <w:t>Our laboratory has established, through prior funding, bioerodible nanoparticle delivery systems that achieve high protein loading with controlled release and minimal burst — a critical requirement for protein therapeutics that are sensitive to dose dumping and degradation. However, formulation optimization for loading and release kinetics does not guarantee a surface chemistry conducive to mucosal diffusion or epithelial transport. The particle surface that emerges from an optimized encapsulation process may trap in mucus or fail to engage productive transcytosis pathways, regardless of how well the core performs. What remains is identifying a coating — whether a natural material such as mucin or a synthetic polymer such as PEG — that enhances both mucus diffusion and epithelial transport without compromising the controlled release properties of the underlying particle. This challenge is shared by every laboratory developing oral nanoparticle systems: a predictive framework that links coating properties to mucosal and epithelial fate would enable rational surface modification matched to any formulation, replacing empirical screening of coating-particle combinations with mechanism-guided design.</w:t>
      </w:r>
    </w:p>
    <w:p w14:paraId="5C5EF2F8" w14:textId="77777777" w:rsidR="009E37DB" w:rsidRDefault="00DC5A3C">
      <w:r>
        <w:rPr>
          <w:b/>
          <w:color w:val="000000"/>
          <w:highlight w:val="yellow"/>
        </w:rPr>
        <w:t>Beyond drug delivery, the predictive framework developed here has direct relevance to an emerging public health concern: the accumulation of micro- and nanoplastic particles in human tissues.</w:t>
      </w:r>
      <w:r>
        <w:rPr>
          <w:color w:val="000000"/>
          <w:highlight w:val="yellow"/>
        </w:rPr>
        <w:t xml:space="preserve"> Recent studies have documented plastic polymers in prostate, breast, lung, and colorectal cancer specimens [61], yet the mechanisms by which ingested particles cross the intestinal epithelium and reach systemic organs remain poorly understood. The oral route is a primary pathway for human microplastic exposure, and the sequential barriers these particles must navigate—mucus diffusion, epithelial transcytosis, and systemic distribution—are identical to those studied in this proposal. The mechanistic indices and in vitro–to–in vivo mapping tools developed here, built using non-degradable polystyrene as a core tracer, are directly applicable to understanding how environmental particulates traverse the same gastrointestinal stages, potentially informing risk assessment for unintentional particle exposure.</w:t>
      </w:r>
    </w:p>
    <w:p w14:paraId="419C078F" w14:textId="77777777" w:rsidR="009E37DB" w:rsidRDefault="00DC5A3C">
      <w:pPr>
        <w:pStyle w:val="Heading2"/>
      </w:pPr>
      <w:r>
        <w:t xml:space="preserve">II. Innovation </w:t>
      </w:r>
    </w:p>
    <w:p w14:paraId="19DACF45" w14:textId="77777777" w:rsidR="009E37DB" w:rsidRDefault="00DC5A3C">
      <w:pPr>
        <w:pStyle w:val="NoSpacing"/>
        <w:jc w:val="both"/>
      </w:pPr>
      <w:commentRangeStart w:id="21"/>
      <w:r>
        <w:rPr>
          <w:rFonts w:ascii="Arial" w:eastAsia="Arial" w:hAnsi="Arial" w:cs="Arial"/>
          <w:b/>
          <w:color w:val="000000"/>
          <w:highlight w:val="yellow"/>
        </w:rPr>
        <w:t xml:space="preserve">Our preliminary data reveal phenomena that the field’s current approaches cannot explain — and this proposal builds the framework to decode them. </w:t>
      </w:r>
      <w:r>
        <w:rPr>
          <w:rFonts w:ascii="Arial" w:eastAsia="Arial" w:hAnsi="Arial" w:cs="Arial"/>
          <w:color w:val="000000"/>
          <w:highlight w:val="yellow"/>
        </w:rPr>
        <w:t>Existing studies of oral nanoparticle transport treat mucus diffusion, cellular uptake, and systemic absorption as independent variables, measured in isolation with different particle systems, cell lines, and animal models. This fragmented approach has produced a familiar but misleading narrative: optimize mucus penetration, and systemic delivery will follow. Our data expose findings that directly contradict this assumption and that no single-stage study could have predicted:</w:t>
      </w:r>
      <w:commentRangeEnd w:id="21"/>
      <w:r>
        <w:rPr>
          <w:rStyle w:val="CommentReference"/>
          <w:sz w:val="22"/>
          <w:szCs w:val="22"/>
        </w:rPr>
        <w:commentReference w:id="21"/>
      </w:r>
    </w:p>
    <w:p w14:paraId="280BBE9E" w14:textId="77777777" w:rsidR="009E37DB" w:rsidRDefault="00DC5A3C">
      <w:pPr>
        <w:pStyle w:val="NoSpacing"/>
        <w:jc w:val="both"/>
      </w:pPr>
      <w:r>
        <w:rPr>
          <w:rFonts w:ascii="Arial" w:eastAsia="Arial" w:hAnsi="Arial" w:cs="Arial"/>
          <w:color w:val="000000"/>
          <w:highlight w:val="yellow"/>
        </w:rPr>
        <w:t xml:space="preserve">First, intact polystyrene and PLA nanoparticles achieve 45% and 30% systemic uptake, respectively — orders of magnitude above the &lt;1% typically reported for oral particles [14–17]. This result cannot be explained by diffusion data or transcytosis assays alone; it reflects a multi-stage process that must be studied as such. Second, coatings that maximize cellular internalization do not maximize transcytosis — the “B(+/–) paradox” we identified, in which PEG100 kDa drives ~83% cellular uptake but &lt;2% basolateral transport, while PEG35 kDa achieves a 22-fold higher transcytosis efficiency ratio. This paradox is invisible to any study that </w:t>
      </w:r>
      <w:r>
        <w:rPr>
          <w:rFonts w:ascii="Arial" w:eastAsia="Arial" w:hAnsi="Arial" w:cs="Arial"/>
          <w:color w:val="000000"/>
          <w:highlight w:val="yellow"/>
        </w:rPr>
        <w:lastRenderedPageBreak/>
        <w:t>equates “uptake” with “delivery.” Third, the most diagnostically informative transport occurs between 72 and 96 hours — a time window that the vast majority of published Caco-2 studies never reach, meaning the critical biology of productive transcytosis has been systematically missed. Fourth, mucin-coated polystyrene particles tested in our Caco-2 Transwell system produce transcytosis rankings that correspond to their in vivo systemic uptake — establishing that the Caco-2 platform under our experimental conditions has genuine predictive power for oral bioavailability of intact particles, not merely descriptive value for cellular uptake.</w:t>
      </w:r>
    </w:p>
    <w:p w14:paraId="659C7003" w14:textId="77777777" w:rsidR="009E37DB" w:rsidRDefault="00DC5A3C">
      <w:pPr>
        <w:pStyle w:val="NoSpacing"/>
        <w:jc w:val="both"/>
      </w:pPr>
      <w:r>
        <w:rPr>
          <w:rFonts w:ascii="Arial" w:eastAsia="Arial" w:hAnsi="Arial" w:cs="Arial"/>
          <w:color w:val="000000"/>
          <w:highlight w:val="yellow"/>
        </w:rPr>
        <w:t xml:space="preserve">These findings motivate three methodological innovations embedded in this proposal. (1) </w:t>
      </w:r>
      <w:r>
        <w:rPr>
          <w:rFonts w:ascii="Arial" w:eastAsia="Arial" w:hAnsi="Arial" w:cs="Arial"/>
          <w:i/>
          <w:color w:val="000000"/>
          <w:highlight w:val="yellow"/>
        </w:rPr>
        <w:t>Synchronous rather than sequential optimization.</w:t>
      </w:r>
      <w:r>
        <w:rPr>
          <w:rFonts w:ascii="Arial" w:eastAsia="Arial" w:hAnsi="Arial" w:cs="Arial"/>
          <w:color w:val="000000"/>
          <w:highlight w:val="yellow"/>
        </w:rPr>
        <w:t xml:space="preserve"> Rather than filtering candidates through mucus penetration first and transcytosis second, we analyze the full formulation library for both properties in parallel (Aim 1 and Aim 2), generating a complete property–function matrix that captures trade-offs — such as the PEG dilemma — that sequential screening would obscure. (2) </w:t>
      </w:r>
      <w:r>
        <w:rPr>
          <w:rFonts w:ascii="Arial" w:eastAsia="Arial" w:hAnsi="Arial" w:cs="Arial"/>
          <w:i/>
          <w:color w:val="000000"/>
          <w:highlight w:val="yellow"/>
        </w:rPr>
        <w:t>Intact particle tracking with non-leaching systems.</w:t>
      </w:r>
      <w:r>
        <w:rPr>
          <w:rFonts w:ascii="Arial" w:eastAsia="Arial" w:hAnsi="Arial" w:cs="Arial"/>
          <w:color w:val="000000"/>
          <w:highlight w:val="yellow"/>
        </w:rPr>
        <w:t xml:space="preserve"> By using fluorescent polystyrene and covalently labeled PLA as core particles, we eliminate the pervasive confound of dye leakage that has inflated oral NP uptake estimates throughout the literature, ensuring that what we measure as “systemic exposure” is genuinely particle-associated. (3) </w:t>
      </w:r>
      <w:r>
        <w:rPr>
          <w:rFonts w:ascii="Arial" w:eastAsia="Arial" w:hAnsi="Arial" w:cs="Arial"/>
          <w:i/>
          <w:color w:val="000000"/>
          <w:highlight w:val="yellow"/>
        </w:rPr>
        <w:t>Quantitative in vitro–to–in vivo mapping.</w:t>
      </w:r>
      <w:r>
        <w:rPr>
          <w:rFonts w:ascii="Arial" w:eastAsia="Arial" w:hAnsi="Arial" w:cs="Arial"/>
          <w:color w:val="000000"/>
          <w:highlight w:val="yellow"/>
        </w:rPr>
        <w:t xml:space="preserve"> The isolated intestinal loop (Aim 3) enables absolute bioavailability determination under controlled conditions, allowing us to map transcytosis indices and mucus mobility scores directly to systemic outcomes — converting mechanistic measurements into predictive tools rather than descriptive correlations.</w:t>
      </w:r>
    </w:p>
    <w:p w14:paraId="3D822145" w14:textId="77777777" w:rsidR="009E37DB" w:rsidRDefault="00DC5A3C">
      <w:pPr>
        <w:pStyle w:val="NoSpacing"/>
        <w:jc w:val="both"/>
      </w:pPr>
      <w:r>
        <w:rPr>
          <w:rFonts w:ascii="Arial" w:eastAsia="Arial" w:hAnsi="Arial" w:cs="Arial"/>
          <w:color w:val="000000"/>
          <w:highlight w:val="yellow"/>
        </w:rPr>
        <w:t>Together, these innovations replace the empirical screen-and-hope workflow that currently dominates oral nanoparticle development with a mechanism-guided design framework: one that explains why certain coatings succeed across all stages of GI transit, not merely whether they do at any single stage.</w:t>
      </w:r>
    </w:p>
    <w:p w14:paraId="44432969" w14:textId="77777777" w:rsidR="009E37DB" w:rsidRDefault="00DC5A3C">
      <w:pPr>
        <w:pStyle w:val="Heading2"/>
      </w:pPr>
      <w:r>
        <w:t>III. Approach:</w:t>
      </w:r>
    </w:p>
    <w:p w14:paraId="5F9876B6" w14:textId="77777777" w:rsidR="009E37DB" w:rsidRDefault="00DC5A3C">
      <w:r>
        <w:rPr>
          <w:color w:val="000000"/>
          <w:highlight w:val="yellow"/>
        </w:rPr>
        <w:t>Our design systematically isolates key variables in NP transport to avoid confounded results. We achieve this by separately analyzing epithelial cell interactions (Aim 1, studying surface chemistry’s effect on uptake with/without mucus) and how the same formulations navigate the mucus barrier (Aim 2, free from cellular confounders). This allows us to distinguish their specific contributions, conducting in vivo studies using a live-rat isolated intestinal loop (Aim 3). This integrates the phenomena while removing interference from gastric or colonic variables, thereby focusing solely on intestinal transport mechanisms. The loop’s jejunal targeting matches the tissue compartment where our preliminary data show uptake occurs, and its controlled geometry enables the quantitative in vitro–to–in vivo comparison that is the central objective of this proposal. We employ a proven, burst-free drug release platform, ensuring that observed changes in systemic exposure accurately reflect transport phenomena, not artifacts from drug release. As a final confirmatory step, the top-performing formulations identified through the isolated loop studies will be evaluated by oral gavage to test whether the predictive framework retains validity under the full complexity of GI transit, including gastric acid, bile exposure, and variable regional residence times (Activity 4).</w:t>
      </w:r>
    </w:p>
    <w:p w14:paraId="770F0E96" w14:textId="77777777" w:rsidR="009E37DB" w:rsidRDefault="00DC5A3C">
      <w:commentRangeStart w:id="22"/>
      <w:commentRangeStart w:id="23"/>
      <w:commentRangeStart w:id="24"/>
      <w:commentRangeStart w:id="25"/>
      <w:r>
        <w:rPr>
          <w:b/>
          <w:color w:val="000000"/>
          <w:highlight w:val="yellow"/>
        </w:rPr>
        <w:lastRenderedPageBreak/>
        <w:t>Aim 1: Cellular Model to Determine NP Uptake, Transcytosis, and Localization</w:t>
      </w:r>
      <w:r>
        <w:rPr>
          <w:color w:val="000000"/>
          <w:highlight w:val="yellow"/>
        </w:rPr>
        <w:t xml:space="preserve">: The primary objective of this Aim is to systematically determine how NP physicochemical properties, and a targeted library of surface coatings influence their cellular uptake efficiency, mechanisms of transepithelial transport, and ultimate intracellular fate </w:t>
      </w:r>
      <w:del w:id="26" w:author="Unknown" w:date="2026-03-31T22:01:00Z">
        <w:r>
          <w:rPr>
            <w:color w:val="000000"/>
            <w:highlight w:val="yellow"/>
          </w:rPr>
          <w:delText>using an established intestinal epithelial cell culture model (Caco-2 cells)</w:delText>
        </w:r>
      </w:del>
      <w:ins w:id="27" w:author="Unknown" w:date="2026-03-31T22:01:00Z">
        <w:r>
          <w:rPr>
            <w:color w:val="000000"/>
            <w:highlight w:val="yellow"/>
          </w:rPr>
          <w:t>using established intestinal epithelial cell culture models (Caco-2 monocultures and Caco-2/HT29-MTX co-cultures incorporating mucus-secreting goblet cells)</w:t>
        </w:r>
      </w:ins>
      <w:r>
        <w:rPr>
          <w:color w:val="000000"/>
          <w:highlight w:val="yellow"/>
        </w:rPr>
        <w:t>. This Aim will be conducted in concert with mucus diffusion studies (Aim 2) to build an integrated understanding of NP behavior across sequential GI barriers, rather than filtering candidates based on a single barrier performance. To dissect the independent and combined contributions of NP coating and the mucosal environment, we employ a four-condition experimental framework: coated NPs with an apical mucus layer (Condition A), coated NPs without mucus (Condition B), uncoated NPs with a mucin overlay (Condition C), and uncoated NPs without mucin (Condition D). This design allows us to isolate coating-driven effects from mucus-mediated modulation of intracellular trafficking and to identify conditions under which the mucus layer functions not as a passive barrier but as an active facilitator of productive transcytotic transport. We hypothesize that optimal NP transcytosis across intestinal epithelium is governed by a synergistic interplay between NP coating properties and the presence of an apical mucus layer, which collectively dictate entry into and navigation through productive intracellular trafficking pathways, and that by systematically evaluating a comprehensive library of NPs for both cellular processing (this Aim) and mucus diffusion (Aim 2) in parallel, we can deconstruct the specific NP design rules governing success at each sequential barrier (see Preliminary Studies below). This Aim will specifically test how NP formulations, varying in core properties and coatings, influence internalization routes, trafficking pathways (transcytotic vs. lysosomal/recycling), and the ultimate efficiency of transepithelial passage in Caco-2 monolayers.</w:t>
      </w:r>
      <w:commentRangeEnd w:id="23"/>
      <w:r>
        <w:rPr>
          <w:rStyle w:val="CommentReference"/>
          <w:sz w:val="22"/>
          <w:szCs w:val="22"/>
        </w:rPr>
        <w:commentReference w:id="23"/>
      </w:r>
      <w:commentRangeEnd w:id="24"/>
      <w:r>
        <w:rPr>
          <w:rStyle w:val="CommentReference"/>
          <w:sz w:val="22"/>
          <w:szCs w:val="22"/>
        </w:rPr>
        <w:commentReference w:id="24"/>
      </w:r>
      <w:commentRangeEnd w:id="25"/>
      <w:r>
        <w:rPr>
          <w:rStyle w:val="CommentReference"/>
          <w:sz w:val="22"/>
          <w:szCs w:val="22"/>
        </w:rPr>
        <w:commentReference w:id="25"/>
      </w:r>
      <w:commentRangeEnd w:id="22"/>
      <w:r>
        <w:rPr>
          <w:rStyle w:val="CommentReference"/>
          <w:sz w:val="22"/>
          <w:szCs w:val="22"/>
        </w:rPr>
        <w:commentReference w:id="22"/>
      </w:r>
    </w:p>
    <w:p w14:paraId="32F1020D" w14:textId="77777777" w:rsidR="009E37DB" w:rsidRDefault="00DC5A3C">
      <w:commentRangeStart w:id="28"/>
      <w:r>
        <w:rPr>
          <w:b/>
          <w:color w:val="000000"/>
          <w:highlight w:val="yellow"/>
        </w:rPr>
        <w:t>Our in vivo data demonstrate that intact nanoparticle uptake occurs predominantly in the jejunum—a Peyer’s patch–poor region where absorptive enterocytes, not M-cells, are the dominant epithelial population.</w:t>
      </w:r>
      <w:r>
        <w:rPr>
          <w:color w:val="000000"/>
          <w:highlight w:val="yellow"/>
        </w:rPr>
        <w:t xml:space="preserve"> Confocal imaging of intact tissue confirms particle localization within enterocyte cytoplasm and at the basolateral membrane, with subsequent detection in blood and systemic organs within approximately 3 hours. These findings directly implicate absorptive enterocytes as the primary cellular gateway for transepithelial passage in our system, making the Caco-2 Transwell model—which recapitulates enterocyte polarization, brush border architecture, tight junction regulation, and directional vesicular trafficking—the most mechanistically appropriate in vitro platform for this investigation.</w:t>
      </w:r>
      <w:commentRangeEnd w:id="28"/>
      <w:r>
        <w:rPr>
          <w:rStyle w:val="CommentReference"/>
          <w:sz w:val="22"/>
          <w:szCs w:val="22"/>
        </w:rPr>
        <w:commentReference w:id="28"/>
      </w:r>
    </w:p>
    <w:p w14:paraId="0DA19270" w14:textId="77777777" w:rsidR="009E37DB" w:rsidRDefault="00DC5A3C">
      <w:r>
        <w:rPr>
          <w:b/>
          <w:color w:val="000000"/>
          <w:highlight w:val="yellow"/>
        </w:rPr>
        <w:t>To address the recognized limitation that standard Caco-2 monocultures lack a mucus layer, we employ a complementary dual-model strategy.</w:t>
      </w:r>
      <w:r>
        <w:rPr>
          <w:color w:val="000000"/>
          <w:highlight w:val="yellow"/>
        </w:rPr>
        <w:t xml:space="preserve"> First, we apply a defined commercial mucin layer atop Caco-2 monolayers, providing a reproducible and compositionally controlled mucus constraint that enables systematic comparison of coating effects across the full nanoparticle library under identical conditions. Second, we use Caco-2/HT29-MTX co-cultures in which goblet cells secrete an endogenous mucus layer, providing a more physiologically representative barrier that captures the heterogeneity and dynamic turnover of native intestinal mucus. The combination of these two approaches ensures both experimental rigor—through the reproducibility of the defined mucin system—and physiological relevance—through the biological complexity of the co-culture model. Concordance between the two systems strengthens </w:t>
      </w:r>
      <w:r>
        <w:rPr>
          <w:color w:val="000000"/>
          <w:highlight w:val="yellow"/>
        </w:rPr>
        <w:lastRenderedPageBreak/>
        <w:t>confidence in formulation rankings; discordance identifies coatings whose performance depends on mucus composition or turnover, directly informing which in vitro conditions best predict in vivo outcomes.</w:t>
      </w:r>
    </w:p>
    <w:p w14:paraId="0A7B7AA1" w14:textId="77777777" w:rsidR="009E37DB" w:rsidRDefault="00DC5A3C">
      <w:pPr>
        <w:pStyle w:val="Heading2"/>
      </w:pPr>
      <w:r>
        <w:t>Justification and Feasibility</w:t>
      </w:r>
    </w:p>
    <w:p w14:paraId="3E1C1ED9" w14:textId="77777777" w:rsidR="009E37DB" w:rsidRDefault="00DC5A3C">
      <w:pPr>
        <w:pStyle w:val="NoSpacing"/>
      </w:pPr>
      <w:commentRangeStart w:id="29"/>
      <w:r>
        <w:rPr>
          <w:rFonts w:ascii="Arial" w:eastAsia="Arial" w:hAnsi="Arial" w:cs="Arial"/>
          <w:color w:val="000000"/>
        </w:rPr>
        <w:t>Oral delivery of nanotherapeutics remains a formidable challenge due to the complex, sequential barriers of the GI tract, primarily the mucus layer and the intestinal epithelium. While NP properties like size, charge, and hydrophobicity are known to influence interactions with these barriers, a unified understanding of how these factors collectively govern the journey from lumen to systemic circulation is lacking. Current approaches often study these barriers in isolation or rely on sequential optimization, which may prematurely discard promising candidates. Our strategy, by evaluating cellular transport (Aim 1) in parallel with mucus diffusion (Aim 2) for a broad range of NPs, addresses this critical gap.</w:t>
      </w:r>
      <w:commentRangeEnd w:id="29"/>
      <w:r>
        <w:rPr>
          <w:rStyle w:val="CommentReference"/>
          <w:sz w:val="22"/>
          <w:szCs w:val="22"/>
        </w:rPr>
        <w:commentReference w:id="29"/>
      </w:r>
    </w:p>
    <w:p w14:paraId="1C1D6B32" w14:textId="77777777" w:rsidR="009E37DB" w:rsidRDefault="00DC5A3C">
      <w:commentRangeStart w:id="30"/>
      <w:del w:id="31" w:author="Unknown" w:date="2026-03-31T22:03:00Z">
        <w:r>
          <w:rPr>
            <w:color w:val="000000"/>
            <w:highlight w:val="yellow"/>
          </w:rPr>
          <w:delText xml:space="preserve">Review of relevant literature: In studying the current literature describing NP uptake and the mechanisms involved, it is unsurprising to see somewhat contradictory or confusing results given the complexities of the systems. This underscores the pressing need for a comprehensive investigation that holistically examines particle uptake, rather than piecing together conclusions from isolated studies. Our research, supplemented by a thorough literature review, has highlighted three important aspects of particle uptake. We propose to address these within a single cohesive study. </w:delText>
        </w:r>
      </w:del>
      <w:ins w:id="32" w:author="Unknown" w:date="2026-03-31T22:03:00Z">
        <w:r>
          <w:rPr>
            <w:color w:val="000000"/>
            <w:highlight w:val="yellow"/>
          </w:rPr>
          <w:t>Review of relevant literature: The literature on NP uptake reveals contradictory results, reflecting the difficulty of studying mucus diffusion, cellular uptake, and intracellular routing as interconnected processes rather than isolated variables. Our review highlights three aspects that a single cohesive study must address. First, the GI mucus layer is not merely a passive barrier: NP physicochemical properties such as charge, size, and hydrophilicity dictate aggregation and diffusion rates within the mucus [18], and charged or hydrophobic NPs exhibit strong muco-interactions that shape subsequent epithelial uptake [19, 20]. Because mucus interactions modulate downstream cellular events, studying NP-cell behavior without accounting for the mucus environment can produce misleading conclusions.</w:t>
        </w:r>
      </w:ins>
      <w:commentRangeEnd w:id="30"/>
      <w:r>
        <w:rPr>
          <w:rStyle w:val="CommentReference"/>
          <w:sz w:val="22"/>
          <w:szCs w:val="22"/>
        </w:rPr>
        <w:commentReference w:id="30"/>
      </w:r>
    </w:p>
    <w:p w14:paraId="1545C24C" w14:textId="77777777" w:rsidR="009E37DB" w:rsidRDefault="00DC5A3C">
      <w:commentRangeStart w:id="33"/>
      <w:commentRangeStart w:id="34"/>
      <w:commentRangeStart w:id="35"/>
      <w:del w:id="36" w:author="Unknown" w:date="2026-03-31T22:03:00Z">
        <w:r>
          <w:rPr>
            <w:color w:val="000000"/>
            <w:highlight w:val="yellow"/>
          </w:rPr>
          <w:delText>Mucosal Layer Interactions and NP Diffusion as a Precursor to Cellular Events: The GI mucus layer presents a primary barrier whose interactions with NPs (NPs) are significantly influenced by NP physicochemical properties such as charge, size, and hydrophilicity/hydrophobicity, which dictate aggregation and diffusion rates [18]. For instance, while highly charged or hydrophobic NPs may exhibit strong muco-interactions [19, 20], and the presence of an apical mucus layer are known to profoundly influence subsequent epithelial cell interactions and the ultimate productivity of cellular uptake pathways. This underscores the necessity of understanding how NP design modulates behavior at both the mucus and epithelial interfaces to achieve efficient overall delivery.</w:delText>
        </w:r>
      </w:del>
      <w:ins w:id="37" w:author="Unknown" w:date="2026-03-31T22:03:00Z">
        <w:r>
          <w:t>Second, high cellular internalization does not reliably predict productive transcytosis. NP hydrophobicity, size, and shape influence uptake [19, 21], yet without an apical mucus layer, heavily internalized particles often fail to reach the basolateral side [22]. This Aim examines how coatings (mucin, PEG series) determine intracellular fate, including the balance between basolateral exocytosis, lysosomal degradation, and apical recycling. Third, intracellular sorting after uptake is itself coating-dependent: NP charge influences interactions with efflux (MDR1/P-</w:t>
        </w:r>
        <w:r>
          <w:lastRenderedPageBreak/>
          <w:t>gp) and influx (MRP1) transporters, and surface modifications such as mucin coatings redirect trafficking in ways that can offset initial uptake advantages [23, 24]. Designing particles that couple efficient entry with directed transit toward productive exocytosis requires understanding all three barriers in concert.</w:t>
        </w:r>
      </w:ins>
      <w:commentRangeEnd w:id="35"/>
      <w:r>
        <w:rPr>
          <w:rStyle w:val="CommentReference"/>
          <w:sz w:val="22"/>
          <w:szCs w:val="22"/>
        </w:rPr>
        <w:commentReference w:id="35"/>
      </w:r>
      <w:commentRangeEnd w:id="34"/>
      <w:r>
        <w:rPr>
          <w:rStyle w:val="CommentReference"/>
          <w:sz w:val="22"/>
          <w:szCs w:val="22"/>
        </w:rPr>
        <w:commentReference w:id="34"/>
      </w:r>
      <w:commentRangeEnd w:id="33"/>
      <w:r>
        <w:rPr>
          <w:rStyle w:val="CommentReference"/>
          <w:sz w:val="22"/>
          <w:szCs w:val="22"/>
        </w:rPr>
        <w:commentReference w:id="33"/>
      </w:r>
    </w:p>
    <w:p w14:paraId="4F2CC60B" w14:textId="77777777" w:rsidR="009E37DB" w:rsidRDefault="00DC5A3C">
      <w:commentRangeStart w:id="38"/>
      <w:del w:id="39" w:author="Unknown" w:date="2026-03-31T22:03:00Z">
        <w:r>
          <w:rPr>
            <w:color w:val="000000"/>
          </w:rPr>
          <w:delText>NP Surface Properties, Coatings, and Their Impact on Cellular Internalization and Productive Transport: While NP hydrophobicity, size, and shape are known to influence cellular uptake [19, 21], high levels of cellular internalization do not consistently translate to efficient transcytosis, particularly in the absence of an apical mucus layer[22]. This Aim will therefore critically examine not only how diverse NP coatings (mucin, PEG series, other polymers) influence the extent of particle uptake by Caco-2 cells, but more importantly, how these coatings determine the subsequent intracellular fate and the efficiency of basolateral exocytosis versus cellular retention or apical recycling. The behavior and potential dissociation of non-covalently bound coatings during these cellular processes will also be considered.</w:delText>
        </w:r>
      </w:del>
      <w:commentRangeEnd w:id="38"/>
      <w:r>
        <w:rPr>
          <w:rStyle w:val="CommentReference"/>
          <w:sz w:val="22"/>
          <w:szCs w:val="22"/>
        </w:rPr>
        <w:commentReference w:id="38"/>
      </w:r>
    </w:p>
    <w:p w14:paraId="0C18B475" w14:textId="77777777" w:rsidR="009E37DB" w:rsidRDefault="00DC5A3C">
      <w:commentRangeStart w:id="40"/>
      <w:del w:id="41" w:author="Unknown" w:date="2026-03-31T22:03:00Z">
        <w:r>
          <w:rPr>
            <w:color w:val="000000"/>
            <w:highlight w:val="yellow"/>
          </w:rPr>
          <w:delText>Intracellular Transport and NP Processing: The intracellular fate of NPs (NPs) post-internalization critically dictates their efficacy. Literature indicates this phase is influenced by NP characteristics like charge, which can determine interactions with efflux transporters such as MDR1/P-gp or influx transporters like MRP1, thereby affecting transport directionality across epithelia. Surface modifications, including mucin coatings, also play a role, reportedly influencing both NP uptake and subsequent intracellular routing, which may include apical recycling that limits net transcytosis. This suggests a complex scenario where initial uptake advantages conferred by certain NP properties might be offset by unproductive trafficking, while other properties could lead to more efficient, albeit potentially lower, initial transport [23, 24]. Thus, a significant challenge remains in designing NPs that synergize efficient cellular entry with directed trafficking towards productive basolateral exocytosis. Further understanding of how diverse advanced surface modifications, such as various PEG coatings, mechanistically control intracellular sorting is essential for engineering efficient transcellular delivery systems.</w:delText>
        </w:r>
      </w:del>
      <w:commentRangeEnd w:id="40"/>
      <w:r>
        <w:rPr>
          <w:rStyle w:val="CommentReference"/>
          <w:sz w:val="22"/>
          <w:szCs w:val="22"/>
        </w:rPr>
        <w:commentReference w:id="40"/>
      </w:r>
    </w:p>
    <w:p w14:paraId="790B5F6E" w14:textId="77777777" w:rsidR="009E37DB" w:rsidRDefault="00DC5A3C">
      <w:pPr>
        <w:spacing w:after="0" w:line="240" w:lineRule="auto"/>
      </w:pPr>
      <w:commentRangeStart w:id="42"/>
      <w:commentRangeStart w:id="43"/>
      <w:commentRangeStart w:id="44"/>
      <w:r>
        <w:rPr>
          <w:b/>
          <w:i/>
          <w:highlight w:val="yellow"/>
        </w:rPr>
        <w:t>Preliminary data for Aim 1</w:t>
      </w:r>
      <w:r>
        <w:rPr>
          <w:highlight w:val="yellow"/>
        </w:rPr>
        <w:t>: We quantified the transcytosis of 0.45 um Cy5-labeled polystyrene nanoparticles bearing eight distinct surface coatings across Caco-2 monolayers under a 2x2 factorial design (coating +/-, mucus +/-; n=3 biological replicates per coating, n=4 for mucin). Particle numbers were estimated from fluorescent area measurements using average particle diameter and 1315.9 fields of view per insert. Under the full condition A(+/+), cumulative 96-hour transcytosis revealed a clear PEG molecular weight optimum spanningthe 35-200 kDa range: PEG200k transported ~41.4 million particles (std 3.36M), followed by PEG100k at ~31.6M (std 6.75M), PEG35k at ~19.5M (std 1.60M), and mucin at ~12.3M (std 1.44M), while PEG20k (7.07M), PEG300k (5.50M, std 3.98M), PEG8k (4.81M), and PEG1.5k (4.48M) showed substantially lower transport. Uncoated controls confirmed that coatings are essential: condition C(-/+) yielded only ~2.84M particles, and condition D(-/-) yielded ~0.068M particles, (condition B) nearly abolished transport for the top-performing coatings — PEG200k dropped from 41.36M to 0.93M particles, a 44-fold reduction, and PEG100k fell from 31.57M to 6.25M, an approximately 5-fold decrease. These results demonstrate that mucus functions not merely as a passive barrier but as an essential modulator of coating-mediated transcytosis (Figure 1).</w:t>
      </w:r>
      <w:commentRangeEnd w:id="44"/>
      <w:r>
        <w:rPr>
          <w:rStyle w:val="CommentReference"/>
          <w:sz w:val="22"/>
          <w:szCs w:val="22"/>
        </w:rPr>
        <w:commentReference w:id="44"/>
      </w:r>
      <w:commentRangeEnd w:id="43"/>
      <w:r>
        <w:rPr>
          <w:rStyle w:val="CommentReference"/>
          <w:sz w:val="22"/>
          <w:szCs w:val="22"/>
        </w:rPr>
        <w:commentReference w:id="43"/>
      </w:r>
      <w:commentRangeEnd w:id="42"/>
      <w:r>
        <w:rPr>
          <w:rStyle w:val="CommentReference"/>
          <w:sz w:val="22"/>
          <w:szCs w:val="22"/>
        </w:rPr>
        <w:commentReference w:id="42"/>
      </w:r>
    </w:p>
    <w:p w14:paraId="3EB7F333" w14:textId="77777777" w:rsidR="009E37DB" w:rsidRDefault="00DC5A3C">
      <w:pPr>
        <w:spacing w:after="0" w:line="240" w:lineRule="auto"/>
      </w:pPr>
      <w:r>
        <w:rPr>
          <w:highlight w:val="yellow"/>
        </w:rPr>
        <w:t xml:space="preserve">The relationship between cellular internalization and productive transcytosis further distinguishes high-performing coatings from those that promote intracellular trapping. Uncoated particles without mucus (D(-/-)) exhibited the highest internalization at ~77.6M particles, consistent with </w:t>
      </w:r>
      <w:r>
        <w:rPr>
          <w:highlight w:val="yellow"/>
        </w:rPr>
        <w:lastRenderedPageBreak/>
        <w:t>non-specific uptake and retention. Among coated formulations, PEG200k under condition A(+/+) internalized only ~4.33M particles (std 0.11M) yet transcytosed ~41.4M, yielding a transcytosis efficiency ratio of 44.15 (per-experiment mean 44.28 +/- 2.56 SEM). PEG35k followed a similar pattern, with ~3.51M internalized and ~19.5M transcytosed (efficiency 25.56; 26.19 +/- 2.47 SEM). By contrast, PEG100k internalized ~36.9M particles (std 43.42M, exceeding the mean) and PEG300k internalized ~39.9M (std 44.51M, also exceeding the mean), yielding markedly lower efficiencies of 3.97 and 0.64, respectively; the extreme variance in these two coatings warrants further mechanistic investigation. This inverse relationship between intracellular retention and productive transcytosis suggests that the most effective coatings promote rapid vesicular transit rather than prolonged cytoplasmic accumulation — a finding consistent with our previous work demonstrating that surface precoating strategies can reduce aggregation and enhance diffusion through the mucus layer [14, 15].</w:t>
      </w:r>
    </w:p>
    <w:p w14:paraId="31F9C78A" w14:textId="77777777" w:rsidR="009E37DB" w:rsidRDefault="00DC5A3C">
      <w:pPr>
        <w:spacing w:after="0" w:line="240" w:lineRule="auto"/>
      </w:pPr>
      <w:r>
        <w:rPr>
          <w:highlight w:val="yellow"/>
        </w:rPr>
        <w:t>Time-resolved collection revealed that basolateral particle accumulation was minimal during the first 48 hours across all formulations, with dramatic acceleration occurring between 72 and 96 hours for the top-performing coatings. PEG100k transported ~21.6M of its cumulative ~31.6M particles during the final 24-hour collection period (T4), representing approximately 68% of total transport in that terminal window. PEG200k exhibited a similar late-phase surge, with ~22.2M of ~41.4M cumulative particles appearing at T4 (~54% of total). PEG35k likewise showed pronounced late accumulation. These kinetics justify our 96-hour collection protocol and suggest that coating-dependent transcytosis involves a lag phase — potentially reflecting the time required for vesicular processing and basolateral exocytosis. Live/dead viability assays confirmed greater than 95% cell viability throughout the 96-hour experimental window, ruling out paracellular leak as a confound.</w:t>
      </w:r>
    </w:p>
    <w:p w14:paraId="5668D512" w14:textId="77777777" w:rsidR="009E37DB" w:rsidRDefault="00DC5A3C">
      <w:pPr>
        <w:spacing w:after="0" w:line="240" w:lineRule="auto"/>
      </w:pPr>
      <w:ins w:id="45" w:author="Kosta Milovanovic" w:date="2026-03-31T19:29:00Z">
        <w:r>
          <w:rPr>
            <w:noProof/>
          </w:rPr>
          <w:drawing>
            <wp:inline distT="0" distB="0" distL="0" distR="0" wp14:anchorId="476E18ED" wp14:editId="65BF1EDA">
              <wp:extent cx="5943600" cy="373126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8"/>
                      <a:stretch>
                        <a:fillRect/>
                      </a:stretch>
                    </pic:blipFill>
                    <pic:spPr>
                      <a:xfrm>
                        <a:off x="0" y="0"/>
                        <a:ext cx="5943600" cy="3731260"/>
                      </a:xfrm>
                      <a:prstGeom prst="rect">
                        <a:avLst/>
                      </a:prstGeom>
                    </pic:spPr>
                  </pic:pic>
                </a:graphicData>
              </a:graphic>
            </wp:inline>
          </w:drawing>
        </w:r>
      </w:ins>
    </w:p>
    <w:p w14:paraId="0EC2E883" w14:textId="77777777" w:rsidR="009E37DB" w:rsidRDefault="00DC5A3C">
      <w:pPr>
        <w:pStyle w:val="Caption"/>
      </w:pPr>
      <w:r>
        <w:t>Figure</w:t>
      </w:r>
      <w:ins w:id="46" w:author="Kosta Milovanovic" w:date="2026-03-31T19:29:00Z">
        <w:r>
          <w:t xml:space="preserve"> 1</w:t>
        </w:r>
      </w:ins>
      <w:r>
        <w:t xml:space="preserve">  - PEG molecular weight modulates nanoparticle transcytosis through intestinal epithelium in a mucus-dependent manner. (A) Cumulative transcytosis at 96 h across PEG coatings, with peak transport at PEG35k–PEG100k in the presence of mucus. (B) Transcytosis efficiency (transcytosis/internalization) by coating. (C) Relationship between internalization and transcytosis across coatings, highlighting the mucus-dependent transport paradox. (D) Internalization and transcytosis responses by coating condition. (E) Time course of cumulative transcytosis under </w:t>
      </w:r>
      <w:r>
        <w:lastRenderedPageBreak/>
        <w:t>mucus and no-mucus conditions. Data are mean ± SD, n = 3 independent experiments, using 450 nm PS-Cy5 NPs on differentiated Caco-2 monolayers.</w:t>
      </w:r>
    </w:p>
    <w:p w14:paraId="665E9C50" w14:textId="77777777" w:rsidR="009E37DB" w:rsidRDefault="00DC5A3C">
      <w:pPr>
        <w:pStyle w:val="Heading3"/>
      </w:pPr>
      <w:r>
        <w:rPr>
          <w:color w:val="000000"/>
        </w:rPr>
        <w:t>Research Design: Methodology</w:t>
      </w:r>
    </w:p>
    <w:p w14:paraId="569FA824" w14:textId="77777777" w:rsidR="009E37DB" w:rsidRDefault="00DC5A3C">
      <w:r>
        <w:rPr>
          <w:b/>
          <w:color w:val="000000"/>
        </w:rPr>
        <w:t>Activity 1.1 Mucin Labeling:</w:t>
      </w:r>
      <w:r>
        <w:rPr>
          <w:color w:val="000000"/>
        </w:rPr>
        <w:t xml:space="preserve"> To distinguish coating mucin from the apical mucus layer, we will employ fluorescein-5-thiosemicarbazide (FTSC) labeling following established protocols [25] with optimization as needed. Dried mucin will be dissolved in PBS and dialyzed into sodium carbonate buffer (pH 9.0). A 10 mM FTSC solution in DMSO will be prepared, and mucin and FTSC will be combined at a 1:20 molar ratio for a 2 h reaction at room temperature, protected from light. Excess dye will be removed by dialysis against PBS (pH 7.4) at 4 °C for 48 h. Labeled mucin will be stored at 4 °C for short-term use or −20 °C for long-term storage. This approach preserves O-glycan structures, minimizes alterations to mucin’s biophysical properties, and reduces nonspecific interactions during NP–mucus diffusion and uptake studies.</w:t>
      </w:r>
    </w:p>
    <w:p w14:paraId="46024951" w14:textId="77777777" w:rsidR="009E37DB" w:rsidRDefault="00DC5A3C">
      <w:pPr>
        <w:spacing w:after="0" w:line="240" w:lineRule="auto"/>
      </w:pPr>
      <w:commentRangeStart w:id="47"/>
      <w:r>
        <w:rPr>
          <w:highlight w:val="yellow"/>
        </w:rPr>
        <w:t>Activity 1.2 Preparation of Epithelial Cell Model and Experimental Conditions: Caco-2 cells will be seeded at approximately 150 000 cells per Transwell insert (50 000 cells/cm2) and differentiated for 21 days to form tight, polarized monolayers. Our four-condition framework systematically evaluates coating and mucus layer contributions: Condition A (+coating/+mucus) will consist of coated NPs applied onto monolayers overlaid with a defined commercial mucin layer (e.g., porcine gastric mucin) or mucus secreted by an HT29-MTX co-culture; Condition B (+coating/-mucus) will apply coated NPs onto monolayers without mucin; Condition C (-coating/+mucus) will deliver uncoated NPs in the presence of a defined commercial mucin layer (e.g., porcine gastric mucin) or mucus secreted by an HT29-MTX co-culture; and Condition D (-coating/-mucus) will represent uncoated NPs without mucin. Corresponding cell-free controls will distinguish passive diffusion from active cellular transport. Initial coatings will focus on a polyethylene glycol (PEG) series spanning molecular weights from 1.5 kDa to 300 kDa, based on preliminary data that identified an optimum between 35 kDa and 200 kDa for productive transcytosis. We will then extend the PEG molecular weight series beyond the initial optimum, testing 1.5, 5, 10, 20, 35, 50, 100, 200, and 300 kDa to define the full MW-transcytosis relationship, and compare PEG performance against mucin coatings under all four conditions. All NPs (450 nm polystyrene cores) will be conjugated with stable fluorophores (e.g., FITC or rhodamine) to enable quantitative imaging of particle localization.</w:t>
      </w:r>
      <w:commentRangeEnd w:id="47"/>
      <w:r>
        <w:rPr>
          <w:rStyle w:val="CommentReference"/>
          <w:sz w:val="22"/>
          <w:szCs w:val="22"/>
        </w:rPr>
        <w:commentReference w:id="47"/>
      </w:r>
    </w:p>
    <w:p w14:paraId="451BF6E3" w14:textId="77777777" w:rsidR="009E37DB" w:rsidRDefault="00DC5A3C">
      <w:pPr>
        <w:spacing w:after="0" w:line="240" w:lineRule="auto"/>
      </w:pPr>
      <w:commentRangeStart w:id="48"/>
      <w:commentRangeStart w:id="49"/>
      <w:commentRangeStart w:id="50"/>
      <w:r>
        <w:t>The 96-hour collection window is supported by our preliminary kinetic data (see Preliminary Studies above), which demonstrate that the most diagnostically informative transcytosis occurs late and that coating-dependent differences become apparent only after 48 hours of incubation. Live/dead viability assays in our laboratory confirm that Caco-2 monolayers maintain &gt;95% viability throughout the full 96-hour protocol, consistent with the well-established capacity of differentiated Caco-2 cultures to sustain barrier function for extended periods.</w:t>
      </w:r>
      <w:commentRangeEnd w:id="50"/>
      <w:r>
        <w:rPr>
          <w:rStyle w:val="CommentReference"/>
          <w:sz w:val="22"/>
          <w:szCs w:val="22"/>
        </w:rPr>
        <w:commentReference w:id="50"/>
      </w:r>
      <w:commentRangeEnd w:id="49"/>
      <w:r>
        <w:rPr>
          <w:rStyle w:val="CommentReference"/>
          <w:sz w:val="22"/>
          <w:szCs w:val="22"/>
        </w:rPr>
        <w:commentReference w:id="49"/>
      </w:r>
      <w:commentRangeEnd w:id="48"/>
      <w:r>
        <w:rPr>
          <w:rStyle w:val="CommentReference"/>
          <w:sz w:val="22"/>
          <w:szCs w:val="22"/>
        </w:rPr>
        <w:commentReference w:id="48"/>
      </w:r>
    </w:p>
    <w:p w14:paraId="5A59EA23" w14:textId="77777777" w:rsidR="009E37DB" w:rsidRDefault="009E37DB"/>
    <w:p w14:paraId="46782139" w14:textId="77777777" w:rsidR="009E37DB" w:rsidRDefault="00DC5A3C">
      <w:commentRangeStart w:id="51"/>
      <w:r>
        <w:rPr>
          <w:b/>
          <w:color w:val="000000"/>
        </w:rPr>
        <w:t>Activity 1.4 Intracellular localization:</w:t>
      </w:r>
      <w:r>
        <w:rPr>
          <w:color w:val="000000"/>
        </w:rPr>
        <w:t xml:space="preserve"> To investigate subcellular routing under Condition A, cells will be fixed at 96 h and immunostained for LAMP1 (lysosomal marker), RAB11 (recycling endosome marker), and GM130 (Golgi marker). Confocal colocalization analysis via ImageJ will quantify the percentage of NP signal overlapping each organelle marker. A subset of samples will be processed for TEM to validate trafficking pathways at the ultrastructural level. This concise, hypothesis-driven analysis will reveal how specific coatings (e.g., PEG 35 kDa versus PEG 100 kDa) bias NPs toward recycling versus degradative routes, informing mechanistic insights for subsequent aims.</w:t>
      </w:r>
      <w:commentRangeEnd w:id="51"/>
      <w:r>
        <w:rPr>
          <w:rStyle w:val="CommentReference"/>
          <w:sz w:val="22"/>
          <w:szCs w:val="22"/>
        </w:rPr>
        <w:commentReference w:id="51"/>
      </w:r>
    </w:p>
    <w:p w14:paraId="42290CA3" w14:textId="77777777" w:rsidR="009E37DB" w:rsidRDefault="00DC5A3C">
      <w:pPr>
        <w:spacing w:after="0" w:line="240" w:lineRule="auto"/>
      </w:pPr>
      <w:commentRangeStart w:id="52"/>
      <w:commentRangeStart w:id="53"/>
      <w:r>
        <w:lastRenderedPageBreak/>
        <w:t xml:space="preserve"> Based on our preliminary data, we anticipate that under Condition A, PEG200 kDa coatings will yield the highest cumulative basolateral particle counts (~41.4M particles at 96 h), followed by PEG100 kDa (~31.6M) and PEG35 kDa (~19.5M), each substantially exceeding mucin alone (~12.3M particles). We note that PEG100 kDa and PEG300 kDa estimates carry higher inter-replicate variance and will require confirmation across expanded biological replicates. Under Condition B, all coatings will exhibit robust cellular uptake (e.g., ~64.8M internalized particles for PEG100 kDa) yet markedly reduced transcytosis (~6.2M), confirming the "B(+/-) paradox." Efficiency ratios (transcytosis/internalization) are expected to peak for PEG200 kDa (~44x) and PEG35 kDa (~26x), while PEG300 kDa will fall below 1x, indicating that a 35-200 kDa sweet spot facilitates productive routing. Consistent with our observation that optimal-MW PEGs show minimal basolateral signal in the first 48 h followed by sharp acceleration, temporal kinetics are projected to concentrate informative transport within the 72-96 h window. Beyond PEG optimization, we expect the systematic coating library to reveal how charge density, biological recognition motifs, and hydrophobicity gradients independently modulate the balance between cellular retention and productive transcytosis. These outcomes will quantitatively link coating properties, intracellular trafficking pathways, and epithelial transport efficiency, establishing design rules for predictive NP engineering.</w:t>
      </w:r>
      <w:commentRangeEnd w:id="53"/>
      <w:r>
        <w:rPr>
          <w:rStyle w:val="CommentReference"/>
          <w:sz w:val="22"/>
          <w:szCs w:val="22"/>
        </w:rPr>
        <w:commentReference w:id="53"/>
      </w:r>
      <w:commentRangeEnd w:id="52"/>
      <w:r>
        <w:rPr>
          <w:rStyle w:val="CommentReference"/>
          <w:sz w:val="22"/>
          <w:szCs w:val="22"/>
        </w:rPr>
        <w:commentReference w:id="52"/>
      </w:r>
    </w:p>
    <w:p w14:paraId="141E1524" w14:textId="77777777" w:rsidR="009E37DB" w:rsidRDefault="00DC5A3C">
      <w:pPr>
        <w:spacing w:after="0" w:line="240" w:lineRule="auto"/>
      </w:pPr>
      <w:commentRangeStart w:id="54"/>
      <w:commentRangeStart w:id="55"/>
      <w:r>
        <w:rPr>
          <w:highlight w:val="yellow"/>
        </w:rPr>
        <w:t xml:space="preserve">Potential Pitfalls and Alternative Strategies: If FTSC labeling reduces transport efficiency compared to unlabeled mucin controls, we will explore alternative approaches including secondary non-covalent fluorescent probes (e.g., lectin-based tags) to validate mucin distribution without modifying particle behavior. ImageJ thresholding may fail to discriminate closely apposed fluorescence signals; to mitigate this, we will correlate area-based quantification with spectrophotometric analysis of extracted basolateral fluorescence. Live/dead viability assays will be performed at each collection timepoint (24, 48, 72, and 96 h) to verify that monolayer integrity and cell health are maintained throughout the experiment; only wells retaining ≥95% viability will be included in transcytosis analyses. Our preliminary experiments confirm that untreated and NP-treated Caco-2 monolayers consistently meet this threshold at 96 hours. If any coating compromises cell viability, NP concentration will be reduced or incubation shortened (e.g., analyze at 72 h). To address TEM’s limited throughput while maintaining ultrastructural validation, we will implement correlative light–electron microscopy (CLEM) to improve confidence in subcellular localization and </w:t>
      </w:r>
      <w:commentRangeEnd w:id="55"/>
      <w:r>
        <w:rPr>
          <w:rStyle w:val="CommentReference"/>
          <w:sz w:val="22"/>
          <w:szCs w:val="22"/>
        </w:rPr>
        <w:commentReference w:id="55"/>
      </w:r>
      <w:commentRangeEnd w:id="54"/>
      <w:r>
        <w:rPr>
          <w:rStyle w:val="CommentReference"/>
          <w:sz w:val="22"/>
          <w:szCs w:val="22"/>
        </w:rPr>
        <w:commentReference w:id="54"/>
      </w:r>
    </w:p>
    <w:p w14:paraId="7BA52BBB" w14:textId="77777777" w:rsidR="009E37DB" w:rsidRDefault="00DC5A3C">
      <w:pPr>
        <w:pStyle w:val="Heading2"/>
      </w:pPr>
      <w:r>
        <w:t xml:space="preserve">Aim 2: In-Vitro Model for Predicting NP Diffusion in Mucin. </w:t>
      </w:r>
    </w:p>
    <w:p w14:paraId="0A8BB254" w14:textId="77777777" w:rsidR="009E37DB" w:rsidRDefault="00DC5A3C">
      <w:r>
        <w:rPr>
          <w:color w:val="000000"/>
          <w:highlight w:val="yellow"/>
        </w:rPr>
        <w:t>Mucus diffusion is the first stage in the GI transport cascade, yet it is almost always studied in isolation from the epithelial and systemic stages that determine therapeutic outcome. The objective of this aim is to investigate how surface coatings — specifically mucin and polyethylene glycol (PEG) at varying molecular weights — govern nanoparticle diffusion through intestinal mucus, and to determine whether diffusion performance predicts the epithelial transport and systemic uptake measured in Aims 1 and 3. Using an in vitro, lumen-mimicking platform that enables rapid, high-throughput analysis [26, 27], we will measure particle size and zeta potential by dynamic light scattering (DLS) and calculate diffusion coefficients by confocal microscopy and NanotrackJ/ImageJ [28].</w:t>
      </w:r>
    </w:p>
    <w:p w14:paraId="2C44EAB4" w14:textId="77777777" w:rsidR="009E37DB" w:rsidRDefault="00DC5A3C">
      <w:commentRangeStart w:id="56"/>
      <w:r>
        <w:rPr>
          <w:color w:val="000000"/>
        </w:rPr>
        <w:t xml:space="preserve">However, diffusion performance alone cannot be assumed to predict delivery. Our Aim 1 data reveal a striking disconnect between sequential transport stages: coatings that maximize cellular internalization do not maximize transcytosis (the B(+/−) paradox), demonstrating that success at one stage of GI transit does not guarantee success at the next. If this disconnect exists between cellular uptake and transcytosis, there is no basis for assuming that mucus diffusion — an even earlier stage — reliably predicts systemic outcome. This motivates a systematic evaluation of </w:t>
      </w:r>
      <w:r>
        <w:rPr>
          <w:color w:val="000000"/>
        </w:rPr>
        <w:lastRenderedPageBreak/>
        <w:t>whether, and under what conditions, mucus transport metrics correlate with the downstream indices measured in Aims 1 and 3.</w:t>
      </w:r>
      <w:commentRangeEnd w:id="56"/>
      <w:r>
        <w:rPr>
          <w:rStyle w:val="CommentReference"/>
          <w:sz w:val="22"/>
          <w:szCs w:val="22"/>
        </w:rPr>
        <w:commentReference w:id="56"/>
      </w:r>
    </w:p>
    <w:p w14:paraId="16815ADD" w14:textId="77777777" w:rsidR="009E37DB" w:rsidRDefault="00DC5A3C">
      <w:r>
        <w:rPr>
          <w:color w:val="000000"/>
          <w:highlight w:val="yellow"/>
        </w:rPr>
        <w:t>The broader literature on surface charge and mucin interactions compounds this uncertainty. Negatively charged and hydrophilic NPs reportedly show minimal mucin interactions, while positively charged and hydrophobic NPs interact strongly [19] — yet mucin coating of negatively charged gold NPs increased their endocytosis by 250% [23]. Enhanced uptake has been reported for both positively [38-40] and negatively charged NPs [41-43], and mucin itself has been shown to both adhere to PEGylated particles and impede their movement [23]. Alternative stealth coatings, including zwitterionic polymers [29] and poly(2-oxazoline) coronas [30], are under investigation but lack comprehensive oral bioavailability data, making them candidates for future extension of this framework. The recognition that anti-PEG antibodies form after repeat dosing [27] further narrows the field’s options. Our hypothesis offers a unifying explanation for these contradictions: mucus and mucus-like substances coat charged particles, neutralizing their surface charge and increasing their diffusion coefficients [14, 15, 26], with the extent of this biocoating varying by polymer type — as our data show that mucosal coating reduces particle zeta potential to nearly match that of the GI lumen [14, 15]. Testing this hypothesis systematically, across coating types and molecular weights, is the central objective of this aim.</w:t>
      </w:r>
    </w:p>
    <w:p w14:paraId="7B87967D" w14:textId="77777777" w:rsidR="009E37DB" w:rsidRDefault="00DC5A3C">
      <w:r>
        <w:rPr>
          <w:b/>
          <w:color w:val="000000"/>
          <w:highlight w:val="yellow"/>
        </w:rPr>
        <w:t>The rationale for a systematic mucus mobility investigation stem from a critical gap exposed by the PEG literature.</w:t>
      </w:r>
      <w:r>
        <w:rPr>
          <w:color w:val="000000"/>
          <w:highlight w:val="yellow"/>
        </w:rPr>
        <w:t xml:space="preserve"> PEG coatings are the most widely used strategy for enhancing nanoparticle mucus penetration, yet the assumption that improved mucus transport translates to higher systemic uptake of intact particles is not supported by the most rigorous quantitative studies [57, 59]. An AUC-based bioavailability comparison of PEG-coated gold nanoparticles in rats found that absolute oral bioavailability remained below 0.1% for all PEG molecular weights tested, even when the oral dose was 10-fold higher than the intravenous dose [58]. Meanwhile, PEG chain length and surface density impose competing constraints: insufficient coverage increases adhesive trapping in mucus, while longer chains can hinder penetration through entanglement, and repeated PEG exposure can elicit anti-PEG antibodies that accelerate clearance [59, 60]. These findings demonstrate that mucus penetration is necessary but not sufficient for systemic delivery, and that PEGylation alone cannot be assumed to solve the oral absorption problem.</w:t>
      </w:r>
    </w:p>
    <w:p w14:paraId="1BA5412F" w14:textId="77777777" w:rsidR="009E37DB" w:rsidRDefault="00DC5A3C">
      <w:r>
        <w:rPr>
          <w:color w:val="000000"/>
          <w:highlight w:val="yellow"/>
        </w:rPr>
        <w:t>This “PEG dilemma” motivates the central design of Aim 2: rather than defaulting to a single PEG molecular weight as the benchmark, we will systematically evaluate mucin and PEG across a range of molecular weights, measuring not only diffusion rates but also mucus interaction states (free diffusion, reversible binding, irreversible trapping) to build a comprehensive mobility matrix. By pairing this matrix with the transcytosis data from Aim 1, we can identify coatings that optimize both mucus transit and epithelial transport — the combination that the PEG literature shows cannot be assumed from mucus data alone.</w:t>
      </w:r>
    </w:p>
    <w:p w14:paraId="2DC260A6" w14:textId="77777777" w:rsidR="009E37DB" w:rsidRDefault="00DC5A3C">
      <w:r>
        <w:rPr>
          <w:color w:val="000000"/>
          <w:highlight w:val="yellow"/>
        </w:rPr>
        <w:t xml:space="preserve">The predictive value of this approach is already supported by our preliminary data: mucin-coated polystyrene nanoparticles tested in the Caco-2 Transwell system (Aim 1) produce transport rankings that correspond to their systemic uptake in vivo, demonstrating that the in vitro platform can identify coatings with genuine oral bioavailability potential. Extending this analysis across a </w:t>
      </w:r>
      <w:r>
        <w:rPr>
          <w:color w:val="000000"/>
          <w:highlight w:val="yellow"/>
        </w:rPr>
        <w:lastRenderedPageBreak/>
        <w:t>systematic PEG molecular weight series (Aim 2) will determine whether mucus mobility data further sharpen that prediction.</w:t>
      </w:r>
    </w:p>
    <w:p w14:paraId="1502791A" w14:textId="77777777" w:rsidR="009E37DB" w:rsidRDefault="00DC5A3C">
      <w:r>
        <w:rPr>
          <w:color w:val="000000"/>
          <w:highlight w:val="yellow"/>
        </w:rPr>
        <w:t>Based on these considerations, Aim 2 will systematically evaluate the mucus diffusion behavior of two core particle systems — fluorescent polystyrene (PS, labeled with PCRed for non-leaching tracking) and poly(lactic acid) (PLA) nanoparticles — at three sizes (450 nm, 1000 nm, and 2000 nm), coated with either mucin or PEG spanning a range of molecular weights (1.5–300 kDa). For each formulation, we will measure size, zeta potential, and diffusion coefficients in mucin gels, and classify each particle–coating combination into one of three interaction states: free diffusion, reversible binding, or irreversible trapping. This mobility matrix, integrated with the transcytosis data from Aim 1, will identify coating conditions that optimize both mucus transit and epithelial transport — enabling mechanism-guided selection rather than empirical screening.</w:t>
      </w:r>
    </w:p>
    <w:p w14:paraId="1AECA826" w14:textId="77777777" w:rsidR="009E37DB" w:rsidRDefault="00DC5A3C">
      <w:r>
        <w:rPr>
          <w:b/>
          <w:color w:val="000000"/>
        </w:rPr>
        <w:t xml:space="preserve">Preliminary Data: </w:t>
      </w:r>
      <w:r>
        <w:rPr>
          <w:color w:val="000000"/>
        </w:rPr>
        <w:t>We hypothesized that some polymeric NPs, with high bioadhesion, are capable of being coated with mucin, and that this coating reduces the zeta potentials of said particles to near neutral [14, 15]. In addition to the change in surface charge, coated particles exhibit different hydrodynamic diameters, with particles over 2 microns exhibiting slower diffusion coefficients. To test this, we coated several different polymers (PBMAD, PS, PMMA, PLGA 50:50, PLGA 65:35, PLA, PLGA-Ester, PFASA, PEG-PLGA) in 0.1% mucin and measured their hydrodynamic diameter (volumetric average) and zeta potential in 0.1% mucin vs. water (Figures 2 and 3) [14, 15]. Figure 2 shows a notable increase in hydrodynamic diameter for most polymeric NPs in mucin solution compared to deionized (DI) water. Since these polymers — with the exception of PEG-PLGA — are not prone to swelling in aqueous solutions, the observed diameter change indicates mucin biocoating. PBMAD NPs showed the most pronounced size increase (threefold), while P(FA:SA) 20:80 and PEG-PLGA (50:50) showed no statistically significant change. The stability of PEG-PLGA is likely attributable to PEG’s hydrophilic interface, which mitigates surface interaction with mucin [31]; the unchanged diameter of P(FA:SA) 20:80 may reflect its rapid hydrolysis in water [44].</w:t>
      </w:r>
    </w:p>
    <w:p w14:paraId="03FB7B25" w14:textId="77777777" w:rsidR="009E37DB" w:rsidRDefault="00DC5A3C">
      <w:r>
        <w:rPr>
          <w:color w:val="000000"/>
        </w:rPr>
        <w:t>Figure 3 shows that all tested polymers exhibited a negative surface charge in DI water, spanning from −17 to −53 mV. In 0.1% mucin solution, however, their charge diminished significantly to a range of −7.7 to −16 mV — closely matching the −7.3 mV charge of neat 0.1% mucin. This convergence suggests that mucin biocoating effectively masks the inherent charge of the polymers, shifting them toward neutrality. No correlation was observed between the size increase and the corresponding charge reduction, indicating that these are independent consequences of mucin adsorption. The mucin-induced size change was even more pronounced for positively charged silica NPs, with diameter increasing from 40 to nearly 1000 nm [19, 45], confirming that mucin interacts with NPs across a range of charges and hydrophobicities. These findings, corroborated by other studies [46], are consistent with our TEM observations of mucus-biocoated NPs in the GI tract [14, 15] — specifically, PLA8 microparticles loaded with colloidal gold and antibody, showing mucin strands attached to the particle surface [14, 15].</w:t>
      </w:r>
    </w:p>
    <w:p w14:paraId="61AFFCE7" w14:textId="77777777" w:rsidR="009E37DB" w:rsidRDefault="00DC5A3C">
      <w:pPr>
        <w:keepNext/>
      </w:pPr>
      <w:r>
        <w:rPr>
          <w:color w:val="000000"/>
        </w:rPr>
        <w:t xml:space="preserve">To determine whether mucin biocoating also affects NP mobility in mucus, we measured the mucosal diffusion coefficient (Dm) and propensity for cluster formation across four polymer types selected to span a range of mucin interaction strengths: PCR-PS and PS 125–250 kDa NPs </w:t>
      </w:r>
      <w:r>
        <w:rPr>
          <w:color w:val="000000"/>
        </w:rPr>
        <w:lastRenderedPageBreak/>
        <w:t>(hydrophobic interactions), PLA8 NPs (electrostatic interactions), and PMMA NPs (minimal interactions). NPs were dispersed in either DI water (uncoated) or 0.1% mucin solution (biocoated) and then introduced into a 5% mucin gel simulating mucosal barrier composition [47]. The resulting diffusion coefficients are summarized in Table 1.</w:t>
      </w:r>
    </w:p>
    <w:p w14:paraId="3786082E" w14:textId="77777777" w:rsidR="009E37DB" w:rsidRDefault="00DC5A3C">
      <w:pPr>
        <w:pStyle w:val="Caption"/>
        <w:keepNext/>
      </w:pPr>
      <w:r>
        <w:t xml:space="preserve">Table  - </w:t>
      </w:r>
      <w:r>
        <w:rPr>
          <w:color w:val="000000"/>
        </w:rPr>
        <w:t>In vitro diffusion coefficient (Dm) of mucin biocoated and uncoated PMMA, PCRPS, PS 125–250 kDa, and PLA8 polymeric NPs in a 5% mucous gel.</w:t>
      </w:r>
    </w:p>
    <w:tbl>
      <w:tblPr>
        <w:tblW w:w="5575" w:type="dxa"/>
        <w:tblLayout w:type="fixed"/>
        <w:tblLook w:val="04A0" w:firstRow="1" w:lastRow="0" w:firstColumn="1" w:lastColumn="0" w:noHBand="0" w:noVBand="1"/>
      </w:tblPr>
      <w:tblGrid>
        <w:gridCol w:w="1006"/>
        <w:gridCol w:w="1798"/>
        <w:gridCol w:w="1798"/>
        <w:gridCol w:w="973"/>
      </w:tblGrid>
      <w:tr w:rsidR="009E37DB" w14:paraId="2E9D5316" w14:textId="77777777">
        <w:tc>
          <w:tcPr>
            <w:tcW w:w="1006" w:type="dxa"/>
            <w:vAlign w:val="center"/>
          </w:tcPr>
          <w:p w14:paraId="2BF49385" w14:textId="77777777" w:rsidR="009E37DB" w:rsidRDefault="00DC5A3C">
            <w:pPr>
              <w:jc w:val="center"/>
            </w:pPr>
            <w:r>
              <w:rPr>
                <w:b/>
                <w:color w:val="000000"/>
                <w:sz w:val="20"/>
                <w:szCs w:val="20"/>
              </w:rPr>
              <w:t>Polymer type</w:t>
            </w:r>
          </w:p>
        </w:tc>
        <w:tc>
          <w:tcPr>
            <w:tcW w:w="1798" w:type="dxa"/>
            <w:vAlign w:val="center"/>
          </w:tcPr>
          <w:p w14:paraId="60CC21BE" w14:textId="77777777" w:rsidR="009E37DB" w:rsidRDefault="00DC5A3C">
            <w:pPr>
              <w:jc w:val="center"/>
            </w:pPr>
            <w:r>
              <w:rPr>
                <w:b/>
                <w:color w:val="000000"/>
                <w:sz w:val="20"/>
                <w:szCs w:val="20"/>
              </w:rPr>
              <w:t>D</w:t>
            </w:r>
            <w:r>
              <w:rPr>
                <w:b/>
                <w:color w:val="000000"/>
                <w:sz w:val="20"/>
                <w:szCs w:val="20"/>
                <w:vertAlign w:val="subscript"/>
              </w:rPr>
              <w:t>m</w:t>
            </w:r>
            <w:r>
              <w:rPr>
                <w:b/>
                <w:color w:val="000000"/>
                <w:sz w:val="20"/>
                <w:szCs w:val="20"/>
              </w:rPr>
              <w:t> in 5% mucin uncoated (cm</w:t>
            </w:r>
            <w:r>
              <w:rPr>
                <w:b/>
                <w:color w:val="000000"/>
                <w:sz w:val="20"/>
                <w:szCs w:val="20"/>
                <w:vertAlign w:val="superscript"/>
              </w:rPr>
              <w:t>2</w:t>
            </w:r>
            <w:r>
              <w:rPr>
                <w:b/>
                <w:color w:val="000000"/>
                <w:sz w:val="20"/>
                <w:szCs w:val="20"/>
              </w:rPr>
              <w:t> s</w:t>
            </w:r>
            <w:r>
              <w:rPr>
                <w:b/>
                <w:color w:val="000000"/>
                <w:sz w:val="20"/>
                <w:szCs w:val="20"/>
                <w:vertAlign w:val="superscript"/>
              </w:rPr>
              <w:t>−1</w:t>
            </w:r>
            <w:r>
              <w:rPr>
                <w:b/>
                <w:color w:val="000000"/>
                <w:sz w:val="20"/>
                <w:szCs w:val="20"/>
              </w:rPr>
              <w:t>)</w:t>
            </w:r>
          </w:p>
        </w:tc>
        <w:tc>
          <w:tcPr>
            <w:tcW w:w="1798" w:type="dxa"/>
            <w:vAlign w:val="center"/>
          </w:tcPr>
          <w:p w14:paraId="12375A5B" w14:textId="77777777" w:rsidR="009E37DB" w:rsidRDefault="00DC5A3C">
            <w:pPr>
              <w:jc w:val="center"/>
            </w:pPr>
            <w:r>
              <w:rPr>
                <w:b/>
                <w:color w:val="000000"/>
                <w:sz w:val="20"/>
                <w:szCs w:val="20"/>
              </w:rPr>
              <w:t>D</w:t>
            </w:r>
            <w:r>
              <w:rPr>
                <w:b/>
                <w:color w:val="000000"/>
                <w:sz w:val="20"/>
                <w:szCs w:val="20"/>
                <w:vertAlign w:val="subscript"/>
              </w:rPr>
              <w:t>m</w:t>
            </w:r>
            <w:r>
              <w:rPr>
                <w:b/>
                <w:color w:val="000000"/>
                <w:sz w:val="20"/>
                <w:szCs w:val="20"/>
              </w:rPr>
              <w:t> in 5% mucin, biocoated with 0.1% Mucins (cm</w:t>
            </w:r>
            <w:r>
              <w:rPr>
                <w:b/>
                <w:color w:val="000000"/>
                <w:sz w:val="20"/>
                <w:szCs w:val="20"/>
                <w:vertAlign w:val="superscript"/>
              </w:rPr>
              <w:t>2</w:t>
            </w:r>
            <w:r>
              <w:rPr>
                <w:b/>
                <w:color w:val="000000"/>
                <w:sz w:val="20"/>
                <w:szCs w:val="20"/>
              </w:rPr>
              <w:t> s</w:t>
            </w:r>
            <w:r>
              <w:rPr>
                <w:b/>
                <w:color w:val="000000"/>
                <w:sz w:val="20"/>
                <w:szCs w:val="20"/>
                <w:vertAlign w:val="superscript"/>
              </w:rPr>
              <w:t>−1</w:t>
            </w:r>
            <w:r>
              <w:rPr>
                <w:b/>
                <w:color w:val="000000"/>
                <w:sz w:val="20"/>
                <w:szCs w:val="20"/>
              </w:rPr>
              <w:t>)</w:t>
            </w:r>
          </w:p>
        </w:tc>
        <w:tc>
          <w:tcPr>
            <w:tcW w:w="973" w:type="dxa"/>
            <w:vAlign w:val="center"/>
          </w:tcPr>
          <w:p w14:paraId="709210D9" w14:textId="77777777" w:rsidR="009E37DB" w:rsidRDefault="00DC5A3C">
            <w:pPr>
              <w:jc w:val="center"/>
            </w:pPr>
            <w:r>
              <w:rPr>
                <w:b/>
                <w:color w:val="000000"/>
                <w:sz w:val="20"/>
                <w:szCs w:val="20"/>
              </w:rPr>
              <w:t>Gain [folds]</w:t>
            </w:r>
          </w:p>
        </w:tc>
      </w:tr>
      <w:tr w:rsidR="009E37DB" w14:paraId="50D26D24" w14:textId="77777777">
        <w:tc>
          <w:tcPr>
            <w:tcW w:w="1006" w:type="dxa"/>
            <w:vAlign w:val="center"/>
          </w:tcPr>
          <w:p w14:paraId="64894F60" w14:textId="77777777" w:rsidR="009E37DB" w:rsidRDefault="00DC5A3C">
            <w:pPr>
              <w:jc w:val="center"/>
            </w:pPr>
            <w:r>
              <w:rPr>
                <w:color w:val="000000"/>
                <w:sz w:val="20"/>
                <w:szCs w:val="20"/>
              </w:rPr>
              <w:t>PMMA</w:t>
            </w:r>
          </w:p>
        </w:tc>
        <w:tc>
          <w:tcPr>
            <w:tcW w:w="1798" w:type="dxa"/>
            <w:vAlign w:val="center"/>
          </w:tcPr>
          <w:p w14:paraId="02B714A8" w14:textId="77777777" w:rsidR="009E37DB" w:rsidRDefault="00DC5A3C">
            <w:pPr>
              <w:jc w:val="center"/>
            </w:pPr>
            <w:r>
              <w:rPr>
                <w:color w:val="000000"/>
                <w:sz w:val="20"/>
                <w:szCs w:val="20"/>
              </w:rPr>
              <w:t>(1.9 ± 0.2) × 10</w:t>
            </w:r>
            <w:r>
              <w:rPr>
                <w:color w:val="000000"/>
                <w:sz w:val="20"/>
                <w:szCs w:val="20"/>
                <w:vertAlign w:val="superscript"/>
              </w:rPr>
              <w:t>−10</w:t>
            </w:r>
          </w:p>
        </w:tc>
        <w:tc>
          <w:tcPr>
            <w:tcW w:w="1798" w:type="dxa"/>
            <w:vAlign w:val="center"/>
          </w:tcPr>
          <w:p w14:paraId="44A03165" w14:textId="77777777" w:rsidR="009E37DB" w:rsidRDefault="00DC5A3C">
            <w:pPr>
              <w:jc w:val="center"/>
            </w:pPr>
            <w:r>
              <w:rPr>
                <w:color w:val="000000"/>
                <w:sz w:val="20"/>
                <w:szCs w:val="20"/>
              </w:rPr>
              <w:t>(1.8 ± 0.2) × 10</w:t>
            </w:r>
            <w:r>
              <w:rPr>
                <w:color w:val="000000"/>
                <w:sz w:val="20"/>
                <w:szCs w:val="20"/>
                <w:vertAlign w:val="superscript"/>
              </w:rPr>
              <w:t>−10</w:t>
            </w:r>
          </w:p>
        </w:tc>
        <w:tc>
          <w:tcPr>
            <w:tcW w:w="973" w:type="dxa"/>
            <w:vAlign w:val="center"/>
          </w:tcPr>
          <w:p w14:paraId="5093CAA8" w14:textId="77777777" w:rsidR="009E37DB" w:rsidRDefault="00DC5A3C">
            <w:pPr>
              <w:jc w:val="center"/>
            </w:pPr>
            <w:r>
              <w:rPr>
                <w:color w:val="000000"/>
                <w:sz w:val="20"/>
                <w:szCs w:val="20"/>
              </w:rPr>
              <w:t>0.9</w:t>
            </w:r>
          </w:p>
        </w:tc>
      </w:tr>
      <w:tr w:rsidR="009E37DB" w14:paraId="3A81B51F" w14:textId="77777777">
        <w:tc>
          <w:tcPr>
            <w:tcW w:w="1006" w:type="dxa"/>
            <w:vAlign w:val="center"/>
          </w:tcPr>
          <w:p w14:paraId="33B1DD50" w14:textId="77777777" w:rsidR="009E37DB" w:rsidRDefault="00DC5A3C">
            <w:pPr>
              <w:jc w:val="center"/>
            </w:pPr>
            <w:r>
              <w:rPr>
                <w:color w:val="000000"/>
                <w:sz w:val="20"/>
                <w:szCs w:val="20"/>
              </w:rPr>
              <w:t>PCRPS</w:t>
            </w:r>
          </w:p>
        </w:tc>
        <w:tc>
          <w:tcPr>
            <w:tcW w:w="1798" w:type="dxa"/>
            <w:vAlign w:val="center"/>
          </w:tcPr>
          <w:p w14:paraId="49841ABB" w14:textId="77777777" w:rsidR="009E37DB" w:rsidRDefault="00DC5A3C">
            <w:pPr>
              <w:jc w:val="center"/>
            </w:pPr>
            <w:r>
              <w:rPr>
                <w:color w:val="000000"/>
                <w:sz w:val="20"/>
                <w:szCs w:val="20"/>
              </w:rPr>
              <w:t>(6.8 ± 2.9) × 10</w:t>
            </w:r>
            <w:r>
              <w:rPr>
                <w:color w:val="000000"/>
                <w:sz w:val="20"/>
                <w:szCs w:val="20"/>
                <w:vertAlign w:val="superscript"/>
              </w:rPr>
              <w:t>−08</w:t>
            </w:r>
          </w:p>
        </w:tc>
        <w:tc>
          <w:tcPr>
            <w:tcW w:w="1798" w:type="dxa"/>
            <w:vAlign w:val="center"/>
          </w:tcPr>
          <w:p w14:paraId="6C025B83" w14:textId="77777777" w:rsidR="009E37DB" w:rsidRDefault="00DC5A3C">
            <w:pPr>
              <w:jc w:val="center"/>
            </w:pPr>
            <w:r>
              <w:rPr>
                <w:color w:val="000000"/>
                <w:sz w:val="20"/>
                <w:szCs w:val="20"/>
              </w:rPr>
              <w:t>(8.8 ± 3.4) × 10</w:t>
            </w:r>
            <w:r>
              <w:rPr>
                <w:color w:val="000000"/>
                <w:sz w:val="20"/>
                <w:szCs w:val="20"/>
                <w:vertAlign w:val="superscript"/>
              </w:rPr>
              <w:t>−08</w:t>
            </w:r>
          </w:p>
        </w:tc>
        <w:tc>
          <w:tcPr>
            <w:tcW w:w="973" w:type="dxa"/>
            <w:vAlign w:val="center"/>
          </w:tcPr>
          <w:p w14:paraId="317D99CA" w14:textId="77777777" w:rsidR="009E37DB" w:rsidRDefault="00DC5A3C">
            <w:pPr>
              <w:jc w:val="center"/>
            </w:pPr>
            <w:r>
              <w:rPr>
                <w:color w:val="000000"/>
                <w:sz w:val="20"/>
                <w:szCs w:val="20"/>
              </w:rPr>
              <w:t>1.3</w:t>
            </w:r>
          </w:p>
        </w:tc>
      </w:tr>
      <w:tr w:rsidR="009E37DB" w14:paraId="2452CCA7" w14:textId="77777777">
        <w:tc>
          <w:tcPr>
            <w:tcW w:w="1006" w:type="dxa"/>
            <w:vAlign w:val="center"/>
          </w:tcPr>
          <w:p w14:paraId="1D0E3ED4" w14:textId="77777777" w:rsidR="009E37DB" w:rsidRDefault="00DC5A3C">
            <w:pPr>
              <w:jc w:val="center"/>
            </w:pPr>
            <w:r>
              <w:rPr>
                <w:color w:val="000000"/>
                <w:sz w:val="20"/>
                <w:szCs w:val="20"/>
              </w:rPr>
              <w:t>PS 125–250</w:t>
            </w:r>
          </w:p>
        </w:tc>
        <w:tc>
          <w:tcPr>
            <w:tcW w:w="1798" w:type="dxa"/>
            <w:vAlign w:val="center"/>
          </w:tcPr>
          <w:p w14:paraId="468D1951" w14:textId="77777777" w:rsidR="009E37DB" w:rsidRDefault="00DC5A3C">
            <w:pPr>
              <w:jc w:val="center"/>
            </w:pPr>
            <w:r>
              <w:rPr>
                <w:color w:val="000000"/>
                <w:sz w:val="20"/>
                <w:szCs w:val="20"/>
              </w:rPr>
              <w:t>(2.2 ± 0.5) × 10</w:t>
            </w:r>
            <w:r>
              <w:rPr>
                <w:color w:val="000000"/>
                <w:sz w:val="20"/>
                <w:szCs w:val="20"/>
                <w:vertAlign w:val="superscript"/>
              </w:rPr>
              <w:t>−08</w:t>
            </w:r>
          </w:p>
        </w:tc>
        <w:tc>
          <w:tcPr>
            <w:tcW w:w="1798" w:type="dxa"/>
            <w:vAlign w:val="center"/>
          </w:tcPr>
          <w:p w14:paraId="2E110B26" w14:textId="77777777" w:rsidR="009E37DB" w:rsidRDefault="00DC5A3C">
            <w:pPr>
              <w:jc w:val="center"/>
            </w:pPr>
            <w:r>
              <w:rPr>
                <w:color w:val="000000"/>
                <w:sz w:val="20"/>
                <w:szCs w:val="20"/>
              </w:rPr>
              <w:t>(1.1 ± 0.4) × 10</w:t>
            </w:r>
            <w:r>
              <w:rPr>
                <w:color w:val="000000"/>
                <w:sz w:val="20"/>
                <w:szCs w:val="20"/>
                <w:vertAlign w:val="superscript"/>
              </w:rPr>
              <w:t>−07</w:t>
            </w:r>
          </w:p>
        </w:tc>
        <w:tc>
          <w:tcPr>
            <w:tcW w:w="973" w:type="dxa"/>
            <w:vAlign w:val="center"/>
          </w:tcPr>
          <w:p w14:paraId="5EE578A9" w14:textId="77777777" w:rsidR="009E37DB" w:rsidRDefault="00DC5A3C">
            <w:pPr>
              <w:jc w:val="center"/>
            </w:pPr>
            <w:r>
              <w:rPr>
                <w:color w:val="000000"/>
                <w:sz w:val="20"/>
                <w:szCs w:val="20"/>
              </w:rPr>
              <w:t>5.2</w:t>
            </w:r>
          </w:p>
        </w:tc>
      </w:tr>
      <w:tr w:rsidR="009E37DB" w14:paraId="112B5D2A" w14:textId="77777777">
        <w:tc>
          <w:tcPr>
            <w:tcW w:w="1006" w:type="dxa"/>
            <w:vAlign w:val="center"/>
          </w:tcPr>
          <w:p w14:paraId="1781F3AB" w14:textId="77777777" w:rsidR="009E37DB" w:rsidRDefault="00DC5A3C">
            <w:pPr>
              <w:jc w:val="center"/>
            </w:pPr>
            <w:r>
              <w:rPr>
                <w:color w:val="000000"/>
                <w:sz w:val="20"/>
                <w:szCs w:val="20"/>
              </w:rPr>
              <w:t>PLA8</w:t>
            </w:r>
          </w:p>
        </w:tc>
        <w:tc>
          <w:tcPr>
            <w:tcW w:w="1798" w:type="dxa"/>
            <w:vAlign w:val="center"/>
          </w:tcPr>
          <w:p w14:paraId="6F6DA828" w14:textId="77777777" w:rsidR="009E37DB" w:rsidRDefault="00DC5A3C">
            <w:pPr>
              <w:jc w:val="center"/>
            </w:pPr>
            <w:r>
              <w:rPr>
                <w:color w:val="000000"/>
                <w:sz w:val="20"/>
                <w:szCs w:val="20"/>
              </w:rPr>
              <w:t>(3.4 ± 1.5) × 10</w:t>
            </w:r>
            <w:r>
              <w:rPr>
                <w:color w:val="000000"/>
                <w:sz w:val="20"/>
                <w:szCs w:val="20"/>
                <w:vertAlign w:val="superscript"/>
              </w:rPr>
              <w:t>−08</w:t>
            </w:r>
          </w:p>
        </w:tc>
        <w:tc>
          <w:tcPr>
            <w:tcW w:w="1798" w:type="dxa"/>
            <w:vAlign w:val="center"/>
          </w:tcPr>
          <w:p w14:paraId="5CD8F9D8" w14:textId="77777777" w:rsidR="009E37DB" w:rsidRDefault="00DC5A3C">
            <w:pPr>
              <w:jc w:val="center"/>
            </w:pPr>
            <w:r>
              <w:rPr>
                <w:color w:val="000000"/>
                <w:sz w:val="20"/>
                <w:szCs w:val="20"/>
              </w:rPr>
              <w:t>(7.3 ± 0.1) × 10</w:t>
            </w:r>
            <w:r>
              <w:rPr>
                <w:color w:val="000000"/>
                <w:sz w:val="20"/>
                <w:szCs w:val="20"/>
                <w:vertAlign w:val="superscript"/>
              </w:rPr>
              <w:t>−07</w:t>
            </w:r>
          </w:p>
        </w:tc>
        <w:tc>
          <w:tcPr>
            <w:tcW w:w="973" w:type="dxa"/>
            <w:vAlign w:val="center"/>
          </w:tcPr>
          <w:p w14:paraId="0AF5C24B" w14:textId="77777777" w:rsidR="009E37DB" w:rsidRDefault="00DC5A3C">
            <w:pPr>
              <w:keepNext/>
              <w:jc w:val="center"/>
            </w:pPr>
            <w:r>
              <w:rPr>
                <w:color w:val="000000"/>
                <w:sz w:val="20"/>
                <w:szCs w:val="20"/>
              </w:rPr>
              <w:t>21.3</w:t>
            </w:r>
          </w:p>
        </w:tc>
      </w:tr>
    </w:tbl>
    <w:p w14:paraId="47A1C449" w14:textId="77777777" w:rsidR="009E37DB" w:rsidRDefault="00DC5A3C">
      <w:r>
        <w:rPr>
          <w:color w:val="000000"/>
        </w:rPr>
        <w:t>Mucin biocoating produced polymer-dependent changes in diffusion. PCRPS NPs showed a modest 1.3-fold increase in Dm, while PS 125–250 NPs demonstrated a more substantial 5.2-fold enhancement. PMMA NPs were unaffected by biocoating. The most dramatic change was observed for PLA8 NPs, which exhibited a 21.3-fold increase in Dm. Notably, PLA8 and PS 125–250 NPs — both carrying high surface charges in water that were reduced by mucin biocoating — showed the highest diffusion rates, suggesting that mucin biocoating primarily enhances the mobility of charged NPs. Cluster analysis revealed that biocoated PLA8 NPs formed 20% fewer aggregates in 5% mucin compared to uncoated NPs, while biocoated PCRPS NPs exhibited a 20% increase in aggregation. PS 125–250 and PMMA NPs showed no change in cluster formation. These findings underscore the importance of assessing NP properties in the presence of mucin.</w:t>
      </w:r>
    </w:p>
    <w:p w14:paraId="23F40EEB" w14:textId="77777777" w:rsidR="009E37DB" w:rsidRDefault="00DC5A3C">
      <w:pPr>
        <w:pStyle w:val="Heading2"/>
      </w:pPr>
      <w:r>
        <w:t>Research Design:</w:t>
      </w:r>
    </w:p>
    <w:p w14:paraId="64ED2483" w14:textId="77777777" w:rsidR="009E37DB" w:rsidRDefault="00DC5A3C">
      <w:del w:id="57" w:author="Unknown" w:date="2026-04-01T02:22:00Z">
        <w:r>
          <w:rPr>
            <w:color w:val="000000"/>
            <w:highlight w:val="yellow"/>
          </w:rPr>
          <w:delText xml:space="preserve">Methodology: Aim 2 methodology comprises two key activities. Initially, we will employ the ZetaView Nano Particle Tracking Analyzer to characterize NPs, examining mucin coating’s impact on their zeta potential and diameter. Subsequently, we will simulate the GI lumen to track NP movement via confocal microscopy and utilize ImageJ and NanoTrackJ to calculate their diffusion coefficients. To model intestinal mucus realistically yet stringently, we will assess NP diffusion in porcine gastric mucin (PGM) gels at 3% and 5% (w/w), which bracket the physiologic solids spectrum: duodenal–jejunal mucus averages 2–3%, ileal mucus ~3–4%, and colonic mucus 4–5% (rising to ≥6% when dehydrated). The 5% gel replicates the densest, “worst-case” barrier, with mesh sizes of ~100–200 nm and a storage modulus (G′) of 10²–10³ Pa that matches ex vivo colonic mucus, ensuring any NP that diffuses here will perform under looser conditions. The 3% gel represents the rapidly renewed small-intestinal layer with larger pores (200–500 nm), revealing formulations optimized for typical uptake sites. Both gels are buffered to pH 6.5–7.0 and </w:delText>
        </w:r>
        <w:r>
          <w:rPr>
            <w:color w:val="000000"/>
            <w:highlight w:val="yellow"/>
          </w:rPr>
          <w:lastRenderedPageBreak/>
          <w:delText>100–150 mM NaCl to preserve native rheology; optional bile salts or DNA can be added to compensate for components absent from commercial PGM. This two-point panel provides a reproducible yet physiologically grounded platform for ranking NP diffusion across the GI tract [48-52].</w:delText>
        </w:r>
      </w:del>
      <w:ins w:id="58" w:author="Unknown" w:date="2026-04-01T02:22:00Z">
        <w:r>
          <w:rPr>
            <w:color w:val="000000"/>
            <w:highlight w:val="yellow"/>
          </w:rPr>
          <w:t>Activity 2.1 – NP Manufacturing: Mucin from porcine stomach Type II will be used for both coating and GI lumen simulation, as it best mimics intestinal mucin without adding variability. Two core particle systems will be prepared at three sizes (450 nm, 1000 nm, and 2000 nm): fluorescent polystyrene (PS) incorporating PCRed particles for non-leaching confocal tracking, and poly(lactic acid) (PLA) as the biodegradable counterpart. PS NPs will be synthesized by established solvent evaporation [54] and PLA NPs by nanoprecipitation [53] methods. PCRed PS particles are incorporated into the polymer solution during synthesis at a 1:100 ratio so that NP surface characteristics originate from the non-PCRed polymer; embedding PCRed PS rather than free dye prevents leaching and improves detection efficiency. Each particle system will be coated with either mucin or PEG spanning molecular weights from 1.5 to 300 kDa. Particle charge (zeta potential), size, and shape (SEM and TEM) will be characterized before and after coating. An effective enhancement of diffusion will be defined as at least a 2-fold increase in the diffusion coefficient of coated particles compared to uncoated controls.</w:t>
        </w:r>
      </w:ins>
    </w:p>
    <w:p w14:paraId="789E98F1" w14:textId="77777777" w:rsidR="009E37DB" w:rsidRDefault="00DC5A3C">
      <w:commentRangeStart w:id="59"/>
      <w:r>
        <w:rPr>
          <w:color w:val="000000"/>
          <w:highlight w:val="yellow"/>
        </w:rPr>
        <w:t>Activity 2.1 – NP Manufacturing: We will use mucin from porcine stomach Type II to simulate both the GI lumen environment and the coating procedure, as it best mimics intestinal mucin without adding variability. Two core particle systems will be prepared at three sizes (450 nm, 1000 nm, and 2000 nm): fluorescent polystyrene (PS) incorporating PCRed particles for non-leaching confocal tracking, and poly(lactic acid) (PLA) as the biodegradable counterpart. PS NPs will be synthesized by the solvent evaporation (SE) method [54]: PS is dissolved in DCM with Span-80, added to a polyvinyl alcohol (PVA) and 1-octanol solution, and collected via centrifugation. PLA NPs will be prepared by the precipitation with a non-solvent (PIN) method [53]: polymer is dissolved in DCM with or without colloidal gold and added to hexane or petroleum ether at a 1:100 ratio, with NPs collected on a hydrophobic PTFE filter. For confocal-based diffusion measurements, PCRed PS particles are incorporated into the polymer–DCM solution during the PIN step at a 1:100 ratio, ensuring that the surface characteristics of the NP originate from the non-PCRed polymer. Using PCRed PS instead of pure dye prevents dye leaching and incorporates the fluorescent label within the NP matrix, resulting in higher detection efficiency. Each particle system will be coated with either mucin or PEG spanning molecular weights from 1.5 to 300 kDa. Particle charge (zeta potential), size, and shape (SEM and TEM) will be characterized before and after coating. An effective enhancement of diffusion will be defined as at least a 2-fold increase in the diffusion coefficient of coated particles compared to uncoated controls.</w:t>
      </w:r>
      <w:commentRangeEnd w:id="59"/>
      <w:r>
        <w:rPr>
          <w:rStyle w:val="CommentReference"/>
          <w:sz w:val="22"/>
          <w:szCs w:val="22"/>
        </w:rPr>
        <w:commentReference w:id="59"/>
      </w:r>
    </w:p>
    <w:p w14:paraId="7837E86D" w14:textId="77777777" w:rsidR="009E37DB" w:rsidRDefault="00DC5A3C">
      <w:del w:id="60" w:author="Unknown" w:date="2026-04-01T02:22:00Z">
        <w:r>
          <w:rPr>
            <w:color w:val="000000"/>
          </w:rPr>
          <w:delText xml:space="preserve">Activity 2.2 – NP Characterization: The diameter and Zeta Potential of polymeric NPs (NPs) will be determined using the ZetaView Nano Particle Tracking Analyzer (model PMX110, ParticleMetrix). Initially, the instrument will be calibrated using the ParticleMetrix 102 nm diameter NPs standard. Subsequently, NPs suspended in either deionized (DI) water or a 0.1% mucus solution will be injected and analyzed using the ZetaView software. Descriptive statistics including mean, standard deviation, and range will be used to summarize the NP diameter and Zeta Potential. Differences in these measures between different polymer types and pre/post mucin coating conditions will be examined using one-way Analysis of Variance (ANOVA). In case of </w:delText>
        </w:r>
        <w:r>
          <w:rPr>
            <w:color w:val="000000"/>
          </w:rPr>
          <w:lastRenderedPageBreak/>
          <w:delText>significant ANOVA results, post-hoc pairwise comparisons using Tukey's HSD test will be employed to identify the groups that are significantly different from each other.</w:delText>
        </w:r>
      </w:del>
      <w:ins w:id="61" w:author="Unknown" w:date="2026-04-01T02:22:00Z">
        <w:r>
          <w:rPr>
            <w:color w:val="000000"/>
          </w:rPr>
          <w:t>Activity 2.3 – Diffusion and Cluster Measurements: NPs with incorporated PCRed PS will be divided into uncoated controls and particles coated in mucin solutions of 0.001%, 0.01%, and 0.1%. Samples will be prepared by placing mucin gels (3% or 5%) into an iSpacer chamber on a glass slide, followed by 5 µL of NP suspension; the thin well geometry ensures low Z-axis variance and reduces tracking noise. Slides will be scanned at multiple locations using a Nikon Ti2-E Widefield Fluorescence Microscope, and the interval between preparation and scanning will be recorded, as aggregation and settlement may affect measured diffusion coefficients. NP movement will be tracked at 0, 15, 30, and 60 minutes after immersion to determine whether mucin viscosity and particle mobility shift over the experimental window. Diffusion coefficients will be calculated with the NanoTrackJ plugin for ImageJ; cluster analysis will be performed separately using ImageJ's Particle Analysis function, with clusters defined as aggregates exceeding a minimum particle count. Diffusion coefficients and cluster sizes will be assessed across mucin concentrations, NP types, coating conditions, and time intervals using regression and mixed models to account for correlations in repeated measurements. The significance level will be set at α = 0.05, with non-parametric alternatives or transformations applied if assumptions are violated.</w:t>
        </w:r>
      </w:ins>
    </w:p>
    <w:p w14:paraId="13DCA273" w14:textId="77777777" w:rsidR="009E37DB" w:rsidRDefault="00DC5A3C">
      <w:commentRangeStart w:id="62"/>
      <w:r>
        <w:rPr>
          <w:color w:val="000000"/>
          <w:highlight w:val="yellow"/>
        </w:rPr>
        <w:t>Activity 2.3 – Diffusion and Cluster Measurements: To prepare samples for confocal imaging, an iSpacer chamber will be placed on a glass slide, creating a thin well that ensures low Z-axis variance and reduces noise during particle tracking. Once PCRed PS particles are incorporated into NPs, some will be reserved as uncoated controls while others will be coated in mucin solutions of 0.001%, 0.01%, and 0.1%. Mucin gels of 3% or 5% will then be added to the chamber, followed by 5 µL of prepared NPs. Slides will be covered and scanned at multiple locations using a Nikon Ti2-E Widefield Fluorescence Microscope. Time between sample preparation and scanning will be recorded, as it may affect diffusion coefficients through aggregation, settlement, and reduction in free energy within the system. We will track NP movement at 0, 15, 30, and 60 minutes after immersion in mucin gel; time-course measurements will indicate whether mucin viscosity and NP mobility change over the experimental window. Captured time-lapse images will undergo contrast enhancement, smoothing, sharpening, and binary conversion for ImageJ analysis. Clusters will be defined as particle aggregates containing a minimum number of particles. Diffusion coefficients will be calculated using the NanoTrackJ plugin for ImageJ; cluster analysis will use ImageJ’s Particle Analysis function. Diffusion coefficients and cluster sizes will be assessed across mucin concentrations, NP types, coating conditions, and time intervals. Regression models — including mixed models to account for correlations in repeated measurements — will evaluate the impact of each factor and their interactions. The significance level will be set at α = 0.05; assumptions of all statistical tests will be verified, with non-parametric alternatives or transformations applied if violated.</w:t>
      </w:r>
      <w:commentRangeEnd w:id="62"/>
      <w:r>
        <w:rPr>
          <w:rStyle w:val="CommentReference"/>
          <w:sz w:val="22"/>
          <w:szCs w:val="22"/>
        </w:rPr>
        <w:commentReference w:id="62"/>
      </w:r>
    </w:p>
    <w:p w14:paraId="409050EC" w14:textId="77777777" w:rsidR="009E37DB" w:rsidRDefault="00DC5A3C">
      <w:pPr>
        <w:spacing w:after="0" w:line="240" w:lineRule="auto"/>
      </w:pPr>
      <w:commentRangeStart w:id="63"/>
      <w:r>
        <w:rPr>
          <w:highlight w:val="yellow"/>
        </w:rPr>
        <w:t xml:space="preserve">Expected Outcomes: We anticipate that </w:t>
      </w:r>
      <w:del w:id="64" w:author="Unknown" w:date="2026-03-31T21:59:00Z">
        <w:r>
          <w:rPr>
            <w:highlight w:val="yellow"/>
          </w:rPr>
          <w:delText>mucin and mid-range PEG coatings (35–100 kDa)</w:delText>
        </w:r>
      </w:del>
      <w:ins w:id="65" w:author="Unknown" w:date="2026-03-31T21:59:00Z">
        <w:r>
          <w:rPr>
            <w:highlight w:val="yellow"/>
          </w:rPr>
          <w:t>mucin and mid-range PEG coatings (35–200 kDa)</w:t>
        </w:r>
      </w:ins>
      <w:r>
        <w:rPr>
          <w:highlight w:val="yellow"/>
        </w:rPr>
        <w:t xml:space="preserve"> will produce the largest increases in diffusion coefficients, </w:t>
      </w:r>
      <w:del w:id="66" w:author="Unknown" w:date="2026-03-31T21:59:00Z">
        <w:r>
          <w:rPr>
            <w:highlight w:val="yellow"/>
          </w:rPr>
          <w:delText xml:space="preserve">0.06× ratio for PEG300k vs. 22.4× for PEG35kconsistent with the transcytosis sweet spot identified in Aim 1. Specifically, we expect mucin-biocoated PS and PLA NPs to show ≥5-fold increases in Dm relative to uncoated controls, with the magnitude of enhancement depending on the native surface charge of the core particle — as demonstrated by the 21.3-fold gain for PLA8 in our preliminary data. PEG coatings are expected to show a molecular-weight-dependent </w:delText>
        </w:r>
        <w:r>
          <w:rPr>
            <w:highlight w:val="yellow"/>
          </w:rPr>
          <w:lastRenderedPageBreak/>
          <w:delText>diffusion profile, with shorter chains (≤10 kDa) providing insufficient mucus shielding and longer chains beginning to impede penetration at ≥300 kDa, where our Aim 1 data show transcytosis efficiency drops sharply (0.64x ratio for PEG300k vs. 25.56x for PEG35k</w:delText>
        </w:r>
      </w:del>
      <w:ins w:id="67" w:author="Unknown" w:date="2026-03-31T21:59:00Z">
        <w:r>
          <w:rPr>
            <w:highlight w:val="yellow"/>
          </w:rPr>
          <w:t>consistent with the transcytosis optimum identified in Aim 1. Specifically, we expect mucin-biocoated PS and PLA NPs to show ≥5-fold increases in Dm relative to uncoated controls, with the magnitude of enhancement depending on the native surface charge of the core particle, as demonstrated by the 21.3-fold gain for PLA8 in our preliminary data. PEG coatings are expected to show a molecular-weight-dependent diffusion profile, with shorter chains (≤10 kDa) providing insufficient mucus shielding and longer chains beginning to impede penetration at ≥300 kDa, where our Aim 1 data show transcytosis efficiency drops sharply (0.64x ratio for PEG300k vs. 25.56x for PEG35k</w:t>
        </w:r>
      </w:ins>
      <w:r>
        <w:rPr>
          <w:highlight w:val="yellow"/>
        </w:rPr>
        <w:t>), likely reflecting entanglement effects in the mucus mesh. PEG molecular weights up to 200 kDa are expected to retain productive diffusion, consistent with the observation that transcytosis remains active across this range. The resulting diffusion–interaction matrix, integrated with Aim 1’s transcytosis indices, will identify formulations that optimize both mucus transit and epithelial transport, providing the quantitative input for Aim 3’s in vivo validation.</w:t>
      </w:r>
      <w:commentRangeEnd w:id="63"/>
      <w:r>
        <w:rPr>
          <w:rStyle w:val="CommentReference"/>
          <w:sz w:val="22"/>
          <w:szCs w:val="22"/>
        </w:rPr>
        <w:commentReference w:id="63"/>
      </w:r>
    </w:p>
    <w:p w14:paraId="114F1725" w14:textId="77777777" w:rsidR="009E37DB" w:rsidRDefault="00DC5A3C">
      <w:pPr>
        <w:spacing w:after="0" w:line="240" w:lineRule="auto"/>
      </w:pPr>
      <w:r>
        <w:rPr>
          <w:highlight w:val="yellow"/>
        </w:rPr>
        <w:t>Potential Pitfalls and Alternative Strategies: Confocal microscopy may impose limitations on particle tracking, including restricted tracking speed and confinement to a single 2D focal plane, reducing the number of frames in which a particle remains in focus. To mitigate this, we will acquire a dedicated Particle Tracker for diffusion coefficient measurements, providing more comprehensive and accurate 3D tracking data. In addition, a ZetaView instrument will enable diffusion coefficient determination even for unlabeled samples, expanding the range of formulations we can characterize without requiring fluorescent incorporation.</w:t>
      </w:r>
    </w:p>
    <w:p w14:paraId="2237A35C" w14:textId="77777777" w:rsidR="009E37DB" w:rsidRDefault="00DC5A3C">
      <w:pPr>
        <w:pStyle w:val="Heading1"/>
      </w:pPr>
      <w:r>
        <w:t>AIM 3: Impact of Biocoating on NP Absorption and Systemic Uptake via Isolated Loop</w:t>
      </w:r>
    </w:p>
    <w:p w14:paraId="4B82CDBF" w14:textId="77777777" w:rsidR="009E37DB" w:rsidRDefault="00DC5A3C">
      <w:commentRangeStart w:id="68"/>
      <w:commentRangeStart w:id="69"/>
      <w:commentRangeStart w:id="70"/>
      <w:commentRangeStart w:id="71"/>
      <w:del w:id="72" w:author="Unknown" w:date="2026-03-31T22:02:00Z">
        <w:r>
          <w:rPr>
            <w:b/>
            <w:color w:val="000000"/>
          </w:rPr>
          <w:delText>Introduction:</w:delText>
        </w:r>
        <w:r>
          <w:rPr>
            <w:color w:val="000000"/>
          </w:rPr>
          <w:delText xml:space="preserve"> This aim validates whether the in vitro parameters measured in Aims 1 and 2 — transcytosis indices and mucus diffusion coefficients — predict actual systemic uptake in vivo. We employ two complementary models: the isolated intestinal loop (IL), which controls dose, contact time, and mucosal environment to enable quantitative mapping back to in vitro data; and oral gavage, which subjects top-performing formulations to the full gastrointestinal transit pathway. The same core particle systems studied in Aims 1 and 2 — fluorescent polystyrene (PS/PCRed) and poly(lactic acid) (PLA) NPs at 450 nm and 1000 nm, coated with mucin or PEG at varying molecular weights — will be tested under three conditions in the IL: (i) pre-coated NPs with native loose mucus intact, (ii) uncoated NPs exposed to native mucus for spontaneous corona formation, and (iii) both coated and uncoated NPs in a PBS-flushed, mucus-free environment. This design directly tests whether the mucus interaction parameters measured in Aim 2 predict in vivo performance, and whether spontaneous corona formation in native mucus differs from pre-applied coatings. Plasma AUC and organ biodistribution will be computed as absolute bioavailability values and mapped back to the Aim 1 transcytosis index and Aim 2 mucus mobility scores — the central deliverable of this grant. Our preliminary data provide strong support for this approach: PS NPs achieved 45% systemic uptake through the isolated loop and 35% after oral gavage [14, 16], while PLA8 NPs reached ~30% bioavailability [14, 15], and NP-encapsulated vedolizumab delivered 73% bioavailability relative to subcutaneous injection in a pilot IL study. These results confirm that the IL platform generates quantitative, reproducible absorption data and that surface coatings profoundly influence systemic outcomes.</w:delText>
        </w:r>
      </w:del>
      <w:ins w:id="73" w:author="Unknown" w:date="2026-03-31T22:02:00Z">
        <w:r>
          <w:t xml:space="preserve">Introduction: This aim validates whether in vitro transcytosis indices (Aim 1) and mucus diffusion coefficients (Aim 2) predict actual systemic uptake in vivo. We employ two complementary models: the isolated intestinal loop (IL), which controls dose, contact time, and mucosal environment for quantitative </w:t>
        </w:r>
        <w:r>
          <w:lastRenderedPageBreak/>
          <w:t>mapping to in vitro data, and oral gavage, which subjects top-performing formulations to full GI transit. The same particle systems from Aims 1 and 2 (PS/PCRed and PLA NPs at 450 nm and 1000 nm with mucin or PEG coatings at varying molecular weights) will be tested under three IL conditions: (i) pre-coated NPs with native mucus intact, (ii) uncoated NPs for spontaneous corona formation, and (iii) coated and uncoated NPs in mucus-free loops. This design directly tests whether the mucus interaction parameters from Aim 2 predict in vivo performance and whether spontaneous corona formation in native mucus differs from pre-applied coatings. Plasma AUC and organ biodistribution will be mapped back to Aim 1/Aim 2 indices as absolute bioavailability values, the central deliverable of this grant. Our preliminary data support this approach: PS NPs achieved 45% systemic uptake via IL and 35% via oral gavage [14, 16], PLA8 reached ~30% [14, 15], and NP-encapsulated vedolizumab achieved 73% bioavailability relative to SubQ injection in a pilot IL study.</w:t>
        </w:r>
      </w:ins>
      <w:commentRangeEnd w:id="71"/>
      <w:r>
        <w:rPr>
          <w:rStyle w:val="CommentReference"/>
          <w:sz w:val="22"/>
          <w:szCs w:val="22"/>
        </w:rPr>
        <w:commentReference w:id="71"/>
      </w:r>
      <w:commentRangeEnd w:id="70"/>
      <w:r>
        <w:rPr>
          <w:rStyle w:val="CommentReference"/>
          <w:sz w:val="22"/>
          <w:szCs w:val="22"/>
        </w:rPr>
        <w:commentReference w:id="70"/>
      </w:r>
      <w:commentRangeEnd w:id="68"/>
      <w:r>
        <w:rPr>
          <w:rStyle w:val="CommentReference"/>
          <w:sz w:val="22"/>
          <w:szCs w:val="22"/>
        </w:rPr>
        <w:commentReference w:id="68"/>
      </w:r>
      <w:commentRangeEnd w:id="69"/>
      <w:r>
        <w:rPr>
          <w:rStyle w:val="CommentReference"/>
          <w:sz w:val="22"/>
          <w:szCs w:val="22"/>
        </w:rPr>
        <w:commentReference w:id="69"/>
      </w:r>
    </w:p>
    <w:p w14:paraId="7FA07399" w14:textId="77777777" w:rsidR="009E37DB" w:rsidRDefault="00DC5A3C">
      <w:commentRangeStart w:id="74"/>
      <w:commentRangeStart w:id="75"/>
      <w:commentRangeStart w:id="76"/>
      <w:del w:id="77" w:author="Unknown" w:date="2026-03-31T22:02:00Z">
        <w:r>
          <w:rPr>
            <w:b/>
            <w:color w:val="000000"/>
            <w:highlight w:val="yellow"/>
          </w:rPr>
          <w:delText>Preliminary Results: Detection and Quantification of NPs in the Bloodstream</w:delText>
        </w:r>
        <w:r>
          <w:rPr>
            <w:color w:val="000000"/>
            <w:highlight w:val="yellow"/>
          </w:rPr>
          <w:delText>. The motivation for our research stems from a decade of extensive in vivo work conducted in our lab. For a NP to successfully enter systemic circulation, it must rapidly traverse the mucosal layer to outpace GI mucosal clearance, as demonstrated in our previous studies [14, 17, 35, 55, 56]. We initially hypothesized that bioadhesive particles would prolong residence time and enhance systemic uptake. PMMA NPs coated with the bioadhesive PBMAD demonstrated a dramatic increase in systemic absorption from 6% to 66% [16]. Similarly, encapsulation with bioadhesive polymers significantly enhanced the bioavailability of active pharmaceutical ingredients like insulin and dicumarol [17, 32-37, 56]. With polystyrene particles, systemic uptake reached up to 45% post-oral administration and through the isolated loop, and 35% after oral gavage [14, 16]. This confirms that bioadhesive NPs have strong systemic delivery potential. Many bioadhesive NPs showed a pronounced negative zeta potential, linked to their abundant carboxylic groups, leading to the hypothesis that a negative charge indicates bioadhesiveness. We have shown that mucin biocoating significantly enhances NP diffusion capabilities and reduces aggregate formation [14, 15]. Despite failing to establish a definitive correlation between bioadhesiveness and ZP in both DI water and a 0.1% mucin solution, we propose that an optimal NP for systemic uptake would have a robust negative ZP, neutralized by mucin biocoating, therefore enhancing bioadhesion. Our earlier studies indicated limited absorption for PMMA NPs compared to the superior uptake rates by PS NPs [16]. This directed our focus to PLA8, which showed a significant ZP shift from −48 mV to −12 mV upon biocoating and exhibited a notable bioadhesive force (~1800 mN/cm²). Given its biodegradability and biocompatibility, PLA8 is a promising candidate for drug delivery applications. Using FTIR methodologies [14, 15], we confirmed PLA8’s outstanding bioavailability (~30% with 35±6.9%), and detected traces in the liver, lungs, and spleen [14, 15].</w:delText>
        </w:r>
      </w:del>
      <w:ins w:id="78" w:author="Unknown" w:date="2026-03-31T22:02:00Z">
        <w:r>
          <w:t xml:space="preserve">Preliminary Results: Detection and Quantification of NPs in the Bloodstream. Our lab's decade of in vivo work established that NPs must rapidly traverse the mucosal layer to outpace GI clearance and reach systemic circulation [14, 17, 35, 55, 56]. Bioadhesive coatings dramatically improve this transit: PMMA NPs coated with PBMAD increased systemic uptake from 6% to 66% [16], and bioadhesive encapsulation enhanced bioavailability of insulin and dicumarol [17, 32-37, 56]. With polystyrene particles, systemic uptake reached 45% via isolated loop and 35% after oral gavage [14, 16]. Many bioadhesive NPs exhibited pronounced negative zeta potentials linked to abundant carboxylic groups. We demonstrated that mucin biocoating significantly enhances NP diffusion </w:t>
        </w:r>
        <w:r>
          <w:lastRenderedPageBreak/>
          <w:t>and reduces aggregate formation [14, 15]. While we did not establish a definitive correlation between bioadhesiveness and ZP in DI water or 0.1% mucin solution, we propose that optimal systemic uptake requires a robust negative ZP neutralized by mucin biocoating to enhance bioadhesion. Comparing polymer platforms, PS NPs showed superior uptake over PMMA [16], directing our focus to PLA8. Upon biocoating, PLA8 exhibited a significant ZP shift (-48 to -12 mV) and notable bioadhesive force (~1800 mN/cm2). Given its biodegradability and biocompatibility, PLA8 achieved ~30% bioavailability (35+/-6.9%) via FTIR detection [14, 15], with traces in liver, lungs, and spleen [14, 15].</w:t>
        </w:r>
      </w:ins>
      <w:commentRangeEnd w:id="76"/>
      <w:r>
        <w:rPr>
          <w:rStyle w:val="CommentReference"/>
          <w:sz w:val="22"/>
          <w:szCs w:val="22"/>
        </w:rPr>
        <w:commentReference w:id="76"/>
      </w:r>
      <w:commentRangeEnd w:id="74"/>
      <w:r>
        <w:rPr>
          <w:rStyle w:val="CommentReference"/>
          <w:sz w:val="22"/>
          <w:szCs w:val="22"/>
        </w:rPr>
        <w:commentReference w:id="74"/>
      </w:r>
      <w:commentRangeEnd w:id="75"/>
      <w:r>
        <w:rPr>
          <w:rStyle w:val="CommentReference"/>
          <w:sz w:val="22"/>
          <w:szCs w:val="22"/>
        </w:rPr>
        <w:commentReference w:id="75"/>
      </w:r>
    </w:p>
    <w:p w14:paraId="27606646" w14:textId="77777777" w:rsidR="009E37DB" w:rsidRDefault="00DC5A3C">
      <w:pPr>
        <w:pStyle w:val="Caption"/>
        <w:keepNext/>
      </w:pPr>
      <w:r>
        <w:t>Table  - Percent bioavailability from IL experiments for formulations F82 and F65N compared to the average bioavailability for IV and SQ administration in rat</w:t>
      </w:r>
    </w:p>
    <w:tbl>
      <w:tblPr>
        <w:tblW w:w="0" w:type="auto"/>
        <w:tblLook w:val="04A0" w:firstRow="1" w:lastRow="0" w:firstColumn="1" w:lastColumn="0" w:noHBand="0" w:noVBand="1"/>
      </w:tblPr>
      <w:tblGrid>
        <w:gridCol w:w="1255"/>
        <w:gridCol w:w="1440"/>
        <w:gridCol w:w="1710"/>
      </w:tblGrid>
      <w:tr w:rsidR="009E37DB" w14:paraId="6D3F2605" w14:textId="77777777">
        <w:tc>
          <w:tcPr>
            <w:tcW w:w="1255" w:type="dxa"/>
            <w:vAlign w:val="center"/>
          </w:tcPr>
          <w:p w14:paraId="38405C6E" w14:textId="77777777" w:rsidR="009E37DB" w:rsidRDefault="00DC5A3C">
            <w:pPr>
              <w:jc w:val="center"/>
            </w:pPr>
            <w:r>
              <w:rPr>
                <w:color w:val="000000"/>
              </w:rPr>
              <w:t>Rat</w:t>
            </w:r>
          </w:p>
        </w:tc>
        <w:tc>
          <w:tcPr>
            <w:tcW w:w="1440" w:type="dxa"/>
            <w:vAlign w:val="center"/>
          </w:tcPr>
          <w:p w14:paraId="1826A900" w14:textId="77777777" w:rsidR="009E37DB" w:rsidRDefault="00DC5A3C">
            <w:pPr>
              <w:jc w:val="center"/>
            </w:pPr>
            <w:r>
              <w:rPr>
                <w:color w:val="000000"/>
              </w:rPr>
              <w:t>BA (%) relative to IV</w:t>
            </w:r>
          </w:p>
        </w:tc>
        <w:tc>
          <w:tcPr>
            <w:tcW w:w="1710" w:type="dxa"/>
            <w:vAlign w:val="center"/>
          </w:tcPr>
          <w:p w14:paraId="1E2E31F4" w14:textId="77777777" w:rsidR="009E37DB" w:rsidRDefault="00DC5A3C">
            <w:pPr>
              <w:jc w:val="center"/>
            </w:pPr>
            <w:r>
              <w:rPr>
                <w:color w:val="000000"/>
              </w:rPr>
              <w:t>BA (%) relative to SQ</w:t>
            </w:r>
          </w:p>
        </w:tc>
      </w:tr>
      <w:tr w:rsidR="009E37DB" w14:paraId="5B057C07" w14:textId="77777777">
        <w:tc>
          <w:tcPr>
            <w:tcW w:w="1255" w:type="dxa"/>
            <w:vAlign w:val="center"/>
          </w:tcPr>
          <w:p w14:paraId="2AA2797D" w14:textId="77777777" w:rsidR="009E37DB" w:rsidRDefault="00DC5A3C">
            <w:pPr>
              <w:jc w:val="center"/>
            </w:pPr>
            <w:r>
              <w:rPr>
                <w:color w:val="000000"/>
              </w:rPr>
              <w:t>1 (F82)</w:t>
            </w:r>
          </w:p>
        </w:tc>
        <w:tc>
          <w:tcPr>
            <w:tcW w:w="1440" w:type="dxa"/>
            <w:vAlign w:val="center"/>
          </w:tcPr>
          <w:p w14:paraId="361B8B00" w14:textId="77777777" w:rsidR="009E37DB" w:rsidRDefault="00DC5A3C">
            <w:pPr>
              <w:jc w:val="center"/>
            </w:pPr>
            <w:r>
              <w:rPr>
                <w:color w:val="000000"/>
              </w:rPr>
              <w:t>3.7</w:t>
            </w:r>
          </w:p>
        </w:tc>
        <w:tc>
          <w:tcPr>
            <w:tcW w:w="1710" w:type="dxa"/>
            <w:vAlign w:val="center"/>
          </w:tcPr>
          <w:p w14:paraId="59B049A1" w14:textId="77777777" w:rsidR="009E37DB" w:rsidRDefault="00DC5A3C">
            <w:pPr>
              <w:jc w:val="center"/>
            </w:pPr>
            <w:r>
              <w:rPr>
                <w:color w:val="000000"/>
              </w:rPr>
              <w:t>86.8</w:t>
            </w:r>
          </w:p>
        </w:tc>
      </w:tr>
      <w:tr w:rsidR="009E37DB" w14:paraId="76E9E9E8" w14:textId="77777777">
        <w:tc>
          <w:tcPr>
            <w:tcW w:w="1255" w:type="dxa"/>
            <w:vAlign w:val="center"/>
          </w:tcPr>
          <w:p w14:paraId="7C7410E0" w14:textId="77777777" w:rsidR="009E37DB" w:rsidRDefault="00DC5A3C">
            <w:pPr>
              <w:jc w:val="center"/>
            </w:pPr>
            <w:r>
              <w:rPr>
                <w:color w:val="000000"/>
              </w:rPr>
              <w:t>2 (F82)</w:t>
            </w:r>
          </w:p>
        </w:tc>
        <w:tc>
          <w:tcPr>
            <w:tcW w:w="1440" w:type="dxa"/>
            <w:vAlign w:val="center"/>
          </w:tcPr>
          <w:p w14:paraId="0BB856A4" w14:textId="77777777" w:rsidR="009E37DB" w:rsidRDefault="00DC5A3C">
            <w:pPr>
              <w:jc w:val="center"/>
            </w:pPr>
            <w:r>
              <w:rPr>
                <w:color w:val="000000"/>
              </w:rPr>
              <w:t>2.0</w:t>
            </w:r>
          </w:p>
        </w:tc>
        <w:tc>
          <w:tcPr>
            <w:tcW w:w="1710" w:type="dxa"/>
            <w:vAlign w:val="center"/>
          </w:tcPr>
          <w:p w14:paraId="39E08F65" w14:textId="77777777" w:rsidR="009E37DB" w:rsidRDefault="00DC5A3C">
            <w:pPr>
              <w:jc w:val="center"/>
            </w:pPr>
            <w:r>
              <w:rPr>
                <w:color w:val="000000"/>
              </w:rPr>
              <w:t>47.0</w:t>
            </w:r>
          </w:p>
        </w:tc>
      </w:tr>
      <w:tr w:rsidR="009E37DB" w14:paraId="46D7E5F2" w14:textId="77777777">
        <w:tc>
          <w:tcPr>
            <w:tcW w:w="1255" w:type="dxa"/>
            <w:vAlign w:val="center"/>
          </w:tcPr>
          <w:p w14:paraId="06BF6FC8" w14:textId="77777777" w:rsidR="009E37DB" w:rsidRDefault="00DC5A3C">
            <w:pPr>
              <w:jc w:val="center"/>
            </w:pPr>
            <w:r>
              <w:rPr>
                <w:color w:val="000000"/>
              </w:rPr>
              <w:t>3 (F65N)</w:t>
            </w:r>
          </w:p>
        </w:tc>
        <w:tc>
          <w:tcPr>
            <w:tcW w:w="1440" w:type="dxa"/>
            <w:vAlign w:val="center"/>
          </w:tcPr>
          <w:p w14:paraId="793000ED" w14:textId="77777777" w:rsidR="009E37DB" w:rsidRDefault="00DC5A3C">
            <w:pPr>
              <w:jc w:val="center"/>
            </w:pPr>
            <w:r>
              <w:rPr>
                <w:color w:val="000000"/>
              </w:rPr>
              <w:t>4.3</w:t>
            </w:r>
          </w:p>
        </w:tc>
        <w:tc>
          <w:tcPr>
            <w:tcW w:w="1710" w:type="dxa"/>
            <w:vAlign w:val="center"/>
          </w:tcPr>
          <w:p w14:paraId="41A089EB" w14:textId="77777777" w:rsidR="009E37DB" w:rsidRDefault="00DC5A3C">
            <w:pPr>
              <w:jc w:val="center"/>
            </w:pPr>
            <w:r>
              <w:rPr>
                <w:color w:val="000000"/>
              </w:rPr>
              <w:t>102.2</w:t>
            </w:r>
          </w:p>
        </w:tc>
      </w:tr>
      <w:tr w:rsidR="009E37DB" w14:paraId="2F6A9646" w14:textId="77777777">
        <w:tc>
          <w:tcPr>
            <w:tcW w:w="1255" w:type="dxa"/>
            <w:vAlign w:val="center"/>
          </w:tcPr>
          <w:p w14:paraId="639D4C21" w14:textId="77777777" w:rsidR="009E37DB" w:rsidRDefault="00DC5A3C">
            <w:pPr>
              <w:jc w:val="center"/>
            </w:pPr>
            <w:r>
              <w:rPr>
                <w:color w:val="000000"/>
              </w:rPr>
              <w:t>4 (F65N)</w:t>
            </w:r>
          </w:p>
        </w:tc>
        <w:tc>
          <w:tcPr>
            <w:tcW w:w="1440" w:type="dxa"/>
            <w:vAlign w:val="center"/>
          </w:tcPr>
          <w:p w14:paraId="247E7850" w14:textId="77777777" w:rsidR="009E37DB" w:rsidRDefault="00DC5A3C">
            <w:pPr>
              <w:jc w:val="center"/>
            </w:pPr>
            <w:r>
              <w:rPr>
                <w:color w:val="000000"/>
              </w:rPr>
              <w:t>2.4</w:t>
            </w:r>
          </w:p>
        </w:tc>
        <w:tc>
          <w:tcPr>
            <w:tcW w:w="1710" w:type="dxa"/>
            <w:vAlign w:val="center"/>
          </w:tcPr>
          <w:p w14:paraId="22DA653D" w14:textId="77777777" w:rsidR="009E37DB" w:rsidRDefault="00DC5A3C">
            <w:pPr>
              <w:jc w:val="center"/>
            </w:pPr>
            <w:r>
              <w:rPr>
                <w:color w:val="000000"/>
              </w:rPr>
              <w:t>56.6</w:t>
            </w:r>
          </w:p>
        </w:tc>
      </w:tr>
      <w:tr w:rsidR="009E37DB" w14:paraId="17808DEF" w14:textId="77777777">
        <w:tc>
          <w:tcPr>
            <w:tcW w:w="1255" w:type="dxa"/>
            <w:vAlign w:val="center"/>
          </w:tcPr>
          <w:p w14:paraId="2713CF5A" w14:textId="77777777" w:rsidR="009E37DB" w:rsidRDefault="00DC5A3C">
            <w:pPr>
              <w:jc w:val="center"/>
            </w:pPr>
            <w:r>
              <w:rPr>
                <w:color w:val="000000"/>
              </w:rPr>
              <w:t>AVG BA</w:t>
            </w:r>
          </w:p>
        </w:tc>
        <w:tc>
          <w:tcPr>
            <w:tcW w:w="1440" w:type="dxa"/>
            <w:vAlign w:val="center"/>
          </w:tcPr>
          <w:p w14:paraId="3E0673F5" w14:textId="77777777" w:rsidR="009E37DB" w:rsidRDefault="00DC5A3C">
            <w:pPr>
              <w:jc w:val="center"/>
            </w:pPr>
            <w:r>
              <w:rPr>
                <w:color w:val="000000"/>
              </w:rPr>
              <w:t>3.08</w:t>
            </w:r>
          </w:p>
        </w:tc>
        <w:tc>
          <w:tcPr>
            <w:tcW w:w="1710" w:type="dxa"/>
            <w:vAlign w:val="center"/>
          </w:tcPr>
          <w:p w14:paraId="189B43B1" w14:textId="77777777" w:rsidR="009E37DB" w:rsidRDefault="00DC5A3C">
            <w:pPr>
              <w:keepNext/>
              <w:jc w:val="center"/>
            </w:pPr>
            <w:r>
              <w:rPr>
                <w:color w:val="000000"/>
              </w:rPr>
              <w:t>73.2</w:t>
            </w:r>
          </w:p>
        </w:tc>
      </w:tr>
    </w:tbl>
    <w:p w14:paraId="39D1B8E1" w14:textId="77777777" w:rsidR="009E37DB" w:rsidRDefault="00DC5A3C">
      <w:commentRangeStart w:id="79"/>
      <w:del w:id="80" w:author="Unknown" w:date="2026-04-01T02:22:00Z">
        <w:r>
          <w:rPr>
            <w:color w:val="000000"/>
            <w:highlight w:val="yellow"/>
          </w:rPr>
          <w:delText>Systemic Delivery of Antibody using Isolated Loop experiment: To demonstrate the translational potential of our NP platform, two vedolizumab-loaded formulations were delivered to isolated loop. F82 (D,L-PLA 8 kDa, 0.9% micronized antibody) and F65N (PLLA 2 kDa with two PLGA polymers, 25:50:25 ratio) were prepared by phase inversion [17, 32] and administered to male Sprague-Dawley rats in 10–20 cm jejunum loops over a 5-hour window. Blood samples were analyzed for vedolizumab, confirming NP uptake into systemic circulation (control unencapsulated vedolizumab showed no bioavailability). While IL bioavailability relative to IV was 3%, the IL bioavailability relative to subcutaneous injection was 73% (Table 2) — demonstrating that NP-mediated intestinal absorption can approach parenteral delivery levels for an intact biologic.</w:delText>
        </w:r>
      </w:del>
      <w:ins w:id="81" w:author="Unknown" w:date="2026-04-01T02:22:00Z">
        <w:r>
          <w:t xml:space="preserve">Experimental Approach: Rationale: The isolated intestinal loop (IL) is the logical validation model for this framework because it recapitulates the full biological complexity of intestinal absorption (native mucus, intact epithelium, peristalsis, lamina propria clearance, live blood and lymphatic flow) while excluding the GI transit confounders detailed in Activity 3.2. Aims 1 and 2 deliberately isolate two variables: epithelial processing (Caco-2) and mucus diffusion (gel platform). Oral gavage would reintroduce confounders that make it impossible to determine whether systemic performance reflects coating-dependent transport or simply upper GI survival; the IL eliminates these while preserving the three-dimensional architecture of intact villi. Critically, the loop targets the jejunum, the same Peyer's patch-poor region where our preliminary data demonstrate that intact particle uptake occurs via an enterocyte-dominant pathway [14-16], so predictions from a Caco-2 (enterocyte) model are tested in the tissue compartment where they are most directly applicable. Because dose, mucosal surface area, and contact duration are precisely controlled, plasma AUC and organ biodistribution can be computed as absolute </w:t>
        </w:r>
        <w:r>
          <w:lastRenderedPageBreak/>
          <w:t>bioavailability values and mapped quantitatively back to the in vitro transcytosis index (Aim 1) and mucus mobility scores (Aim 2). The loop's surgical accessibility also enables a control unavailable in gavage: the luminal mucus environment can be manipulated (intact loose mucus vs. PBS-flushed) to test whether Aim 2 mucus interaction parameters predict in vivo performance and whether spontaneous corona formation in native mucus differs from pre-applied coatings [14, 15]. We will test the same particle systems described in Activity 2.1 under three loop conditions: (1) pre-coated NPs with native loose mucus intact, (2) uncoated NPs for spontaneous corona formation, and (3) coated and uncoated NPs in a PBS-flushed mucus-free loop. Blood samples will be analyzed via FTIR [14, 15] and SEC-MS, with an LOD of 10 ng/mL. Formulations that best validate the predictive framework will advance to oral gavage (Activity 3.2).</w:t>
        </w:r>
      </w:ins>
      <w:commentRangeEnd w:id="79"/>
      <w:r>
        <w:rPr>
          <w:rStyle w:val="CommentReference"/>
          <w:sz w:val="22"/>
          <w:szCs w:val="22"/>
        </w:rPr>
        <w:commentReference w:id="79"/>
      </w:r>
    </w:p>
    <w:p w14:paraId="677C9FC8" w14:textId="77777777" w:rsidR="009E37DB" w:rsidRDefault="00DC5A3C">
      <w:commentRangeStart w:id="82"/>
      <w:commentRangeStart w:id="83"/>
      <w:del w:id="84" w:author="Unknown" w:date="2026-04-01T02:22:00Z">
        <w:r>
          <w:rPr>
            <w:b/>
            <w:color w:val="000000"/>
          </w:rPr>
          <w:delText>Experimental Approach:</w:delText>
        </w:r>
        <w:r>
          <w:rPr>
            <w:color w:val="000000"/>
          </w:rPr>
          <w:delText xml:space="preserve"> Rationale: This section details our strategy for delivering NPs to the isolated loop (IL), focusing on NPs that showed good transcytosis in Aim 1. The isolated intestinal loop is the logical validation model for this framework because it recapitulates the full biological complexity of intestinal absorption — native mucus, intact epithelium with brush border and glycocalyx, peristalsis, lamina propria clearance, and live blood and lymphatic flow — while excluding confounders that would obscure the very relationships Aims 1 and 2 are designed to reveal. Aims 1 and 2 deliberately isolate two variables: epithelial processing (Caco-2) and mucus diffusion (gel platform). Oral gavage would reintroduce gastric acid, bile salt exposure, variable transit times, and regional differences in epithelial composition, making it impossible to determine whether a formulation’s systemic performance reflects its coating-dependent transport properties or simply its survival through the upper GI tract. The isolated loop eliminates these confounders while preserving everything that Caco-2 monolayers and mucin gels cannot provide: vascular perfusion, lymphatic drainage, subepithelial immune clearance, neural and hormonal regulation of epithelial transport, and the three-dimensional architecture of intact villi. Critically, the loop targets the jejunum — the same Peyer’s patch–poor region where our preliminary data demonstrate that intact particle uptake occurs via an enterocyte-dominant pathway [14–16] — so predictions derived from a Caco-2 (enterocyte) model are tested in the tissue compartment where they are most directly applicable. Because dose, mucosal surface area, and contact duration are precisely controlled, plasma AUC and organ biodistribution can be computed as absolute bioavailability values and mapped quantitatively back to the in vitro transcytosis index (Aim 1) and mucus mobility scores (Aim 2) — the central deliverable of this grant. The loop’s surgical accessibility also enables a unique experimental control unavailable in gavage studies: the luminal mucus environment can be manipulated (intact loose mucus vs. PBS-flushed) to directly test whether the mucus interaction parameters measured in Aim 2 predict in vivo performance, and whether spontaneous corona formation in native mucus differs from pre-applied coatings. This combination of physiological fidelity, confound elimination, anatomical specificity, quantitative rigor, and mucus manipulation capability makes the isolated loop the most appropriate — and arguably the only — in vivo model that can validate a predictive framework built from mechanistically isolated in vitro measurements [14, 15]. We will test dye-loaded PS/PCRed and PLA NPs at 450 nm and 1000 nm, coated with mucin or PEG at molecular weights spanning 1.5–300 kDa, under three loop conditions: pre-coated NPs with native loose mucus intact, uncoated NPs for spontaneous corona formation, and both coated and uncoated NPs in a PBS-flushed mucus-free loop. Blood samples will be analyzed via FTIR [14, 15] and size </w:delText>
        </w:r>
        <w:r>
          <w:rPr>
            <w:color w:val="000000"/>
          </w:rPr>
          <w:lastRenderedPageBreak/>
          <w:delText>exclusion chromatography–mass spectrometry (SEC-MS), with an LOD of 10 ng/mL. Formulations that best validate the predictive framework will then advance to oral gavage to test whether the Aim 1/Aim 2 indices retain predictive power under full GI transit.</w:delText>
        </w:r>
      </w:del>
      <w:ins w:id="85" w:author="Unknown" w:date="2026-04-01T02:22:00Z">
        <w:r>
          <w:t>Methodology and Procedure: Sprague-Dawley rats (200-250 g; 50% male, 50% female), fasted for 24 hours, will undergo IL surgery following our established protocol [16]. Polymeric NPs (100 mg/mL in PBS) will be introduced into a 10 cm jejunal loop. Five hours post-injection, animals are euthanized and the IL segment is collected alongside liver, kidneys, and heart. The IL is rinsed with PBS and incised longitudinally to collect loose mucus for interaction studies; a neighboring intestinal section serves as control. Specimens are flash-frozen and lyophilized with dry mass recorded. Blood samples are centrifuged and serum stored at -80°C. NP detection proceeds via three complementary methods. FTIR quantifies polymer content in blood [14, 15]. SEC-MS provides independent quantification in blood and tissues (homogenized, lyophilized, chloroform-processed), achieving an LOD of 10 ng/mL. DESI-MSI (Waters Xevo TQ Absolute with DESI XS source) maps polymer-specific mass signatures spatially in unprocessed tissue sections, confirming intact NP localization within tissue architecture without homogenization or extraction. Statistical analysis implements ANOVA with significance set at p ≤ 0.05.</w:t>
        </w:r>
      </w:ins>
      <w:commentRangeEnd w:id="83"/>
      <w:r>
        <w:rPr>
          <w:rStyle w:val="CommentReference"/>
          <w:sz w:val="22"/>
          <w:szCs w:val="22"/>
        </w:rPr>
        <w:commentReference w:id="83"/>
      </w:r>
      <w:commentRangeEnd w:id="82"/>
      <w:r>
        <w:rPr>
          <w:rStyle w:val="CommentReference"/>
          <w:sz w:val="22"/>
          <w:szCs w:val="22"/>
        </w:rPr>
        <w:commentReference w:id="82"/>
      </w:r>
    </w:p>
    <w:p w14:paraId="735155CF" w14:textId="77777777" w:rsidR="009E37DB" w:rsidRDefault="00DC5A3C">
      <w:commentRangeStart w:id="86"/>
      <w:r>
        <w:rPr>
          <w:color w:val="000000"/>
          <w:highlight w:val="yellow"/>
        </w:rPr>
        <w:t>Methodology and Procedure: In vivo experiments will use the isolated loop (IL) approach as outlined in [16]. Sprague-Dawley rats (200–250 g; 50% male, 50% female), following a 24-hour fast, are anesthetized. The abdominal region is shaved and a sternum incision provides access to a 40 cm jejunum-ileum section near the cecum. Two knots are placed: a tight knot at one end, with a loose knot approximately 10 cm above it. Following this, 100 mg/mL of polymeric NPs in PBS is introduced into the loop, secured by the upper knot. Five hours post-injection, animals are euthanized and the IL segment is collected alongside critical organs — liver, kidneys, and heart. The IL is rinsed with PBS; a neighboring intestinal section is harvested as a control. The IL is incised longitudinally to isolate and collect loose mucus for interaction studies. Each specimen is flash-frozen, lyophilized, with dry mass recorded. Blood samples rest for 25 minutes at room temperature and undergo centrifugation at 4°C and 2000g for 18 minutes; separated serum is stored at −80°C. Detection and quantification of NPs proceed via FTIR [14, 15]. Polymer content in blood is additionally analyzed through size exclusion chromatography–mass spectrometry (SEC-MS), with tissues homogenized, flash-frozen, lyophilized, and chloroform-processed for purification prior to MS analysis, achieving an LOD of 10 ng/mL. In addition, tissue sections from the intestinal loop and systemic organs will be analyzed by desorption electrospray ionization mass spectrometry imaging (DESI-MSI) using a Waters Xevo TQ Absolute equipped with a DESI XS source, enabling direct spatial mapping of polymer-specific mass signatures in unprocessed tissue without homogenization or extraction. This approach confirms intact NP localization within the tissue architecture and eliminates the fluorescence-based confound of dye leaching from labeled particles. Statistical analysis implements ANOVA with significance set at p ≤ 0.05.</w:t>
      </w:r>
      <w:commentRangeEnd w:id="86"/>
      <w:r>
        <w:rPr>
          <w:rStyle w:val="CommentReference"/>
          <w:sz w:val="22"/>
          <w:szCs w:val="22"/>
        </w:rPr>
        <w:commentReference w:id="86"/>
      </w:r>
    </w:p>
    <w:p w14:paraId="00729D43" w14:textId="77777777" w:rsidR="009E37DB" w:rsidRDefault="00DC5A3C">
      <w:del w:id="87" w:author="Unknown" w:date="2026-04-01T02:21:00Z">
        <w:r>
          <w:rPr>
            <w:color w:val="000000"/>
            <w:highlight w:val="yellow"/>
          </w:rPr>
          <w:delText xml:space="preserve">Activity 3.1 – Isolated Loop Experiments with Coated and Uncoated NPs: PS/PCRed and PLA NPs at 450 nm and 1000 nm will be prepared as described in Aim 2 (Activity 2.1) and coated with either mucin or PEG at molecular weights spanning 1.5–300 kDa. Each formulation will be tested in the IL under four conditions: (i) pre-coated NPs with native loose mucus intact, (ii) uncoated NPs with native mucus intact (spontaneous corona formation), (iii) pre-coated NPs in a PBS-flushed mucus-free loop, and (iv) uncoated NPs in a mucus-free loop. This 2×2 design (± </w:delText>
        </w:r>
        <w:r>
          <w:rPr>
            <w:color w:val="000000"/>
            <w:highlight w:val="yellow"/>
          </w:rPr>
          <w:lastRenderedPageBreak/>
          <w:delText>precoating × ± native mucus) directly tests whether the mucus interaction parameters measured in Aim 2 predict in vivo performance, and whether spontaneous corona formation differs from pre-applied coatings. Plasma AUC and organ biodistribution will be computed as absolute bioavailability values and mapped quantitatively to the Aim 1 transcytosis index and Aim 2 mucus mobility scores. With six rats per combination (3M/3F), n = 6 provides ~92% power to detect ≥50% bioavailability differences between coated and uncoated NPs.</w:delText>
        </w:r>
      </w:del>
      <w:ins w:id="88" w:author="Unknown" w:date="2026-04-01T02:21:00Z">
        <w:r>
          <w:rPr>
            <w:color w:val="000000"/>
            <w:highlight w:val="yellow"/>
          </w:rPr>
          <w:t>Activity 3.2 – Oral Gavage Confirmation of Top-Ranked Formulations: Following completion of the IL studies, the two to three formulations whose loop-derived systemic uptake is most accurately predicted by the combined Aim 1 transcytosis index and Aim 2 mucus mobility score will advance to oral gavage. This step subjects top-ranked formulations to the full GI transit pathway, including the gastric, enzymatic, and regional confounders that the IL deliberately excluded. Rats will be fasted overnight and receive a single oral dose by gavage. Animals will be followed for 5 days, with serial blood samples collected for plasma AUC determination and organs harvested at endpoint for biodistribution analysis, matching the IL readouts. The extended observation window captures delayed absorption, tissue accumulation, and clearance kinetics that the 5-hour loop cannot assess. Comparison of gavage-derived and loop-derived bioavailability for the same formulations directly tests whether the Aim 1/Aim 2 indices retain predictive power under full physiological complexity, or whether additional variables must be incorporated into future framework iterations. We estimate 24 additional rats (n = 8 per formulation, 3 formulations; 50% male/female).</w:t>
        </w:r>
      </w:ins>
    </w:p>
    <w:p w14:paraId="4807D3C7" w14:textId="77777777" w:rsidR="009E37DB" w:rsidRDefault="00DC5A3C">
      <w:commentRangeStart w:id="89"/>
      <w:commentRangeStart w:id="90"/>
      <w:del w:id="91" w:author="Unknown" w:date="2026-04-01T02:21:00Z">
        <w:r>
          <w:rPr>
            <w:color w:val="000000"/>
          </w:rPr>
          <w:delText>Activity 3.2 – Oral Gavage Confirmation of Top-Ranked Formulations: Following completion of the IL studies, the two to three formulations that best validate the predictive framework — i.e., whose loop-derived systemic uptake is most accurately predicted by the combined Aim 1 transcytosis index and Aim 2 mucus mobility score — will be advanced to oral gavage. This step subjects the top-ranked formulations to the full gastrointestinal transit pathway, including gastric acid, bile salts, enzymatic degradation, variable residence times, and regional epithelial heterogeneity — all confounders that the isolated loop deliberately excluded. Rats will be fasted overnight and receive a single oral dose by gavage. Animals will be followed for 5 days, with serial blood samples collected for plasma AUC determination and organs harvested at endpoint for biodistribution analysis, matching the readouts from the IL experiments. The extended observation window captures delayed absorption, tissue accumulation, and clearance kinetics that the 5-hour loop window cannot assess. Comparison of gavage-derived bioavailability with loop-derived bioavailability for the same formulations directly tests whether the mechanistic indices developed in Aims 1 and 2 retain predictive power under full physiological complexity, or whether additional variables (e.g., gastric survival, regional transit) must be incorporated into future iterations of the framework. We estimate 24 additional rats (n = 8 per formulation, 3 formulations; 50% male/female).</w:delText>
        </w:r>
      </w:del>
      <w:ins w:id="92" w:author="Unknown" w:date="2026-04-01T02:21:00Z">
        <w:r>
          <w:t xml:space="preserve">Expected Outcomes: Formulations combining high transcytosis indices with high mucus diffusion coefficients are expected to produce the highest systemic bioavailability in the IL model. Based on our preliminary data, mucin-biocoated PS and PLA NPs should achieve ≥30% bioavailability through the isolated loop [14, 15, 16], with the magnitude of enhancement depending on the interplay between coating-mediated mucus transit (Aim 2) and epithelial processing efficiency (Aim 1). Comparing pre-coated vs. spontaneously coated NPs will reveal whether the biomolecular corona formed in native mucus replicates or diverges from laboratory-applied coatings, a key question for translational design. The mucus-free loop </w:t>
        </w:r>
        <w:r>
          <w:lastRenderedPageBreak/>
          <w:t>condition will quantify the isolated contribution of epithelial processing, allowing direct comparison with Aim 1 Caco-2 transcytosis data. Oral gavage results will test whether the Aim 1/Aim 2 indices retain accuracy under full GI transit or whether additional variables must be incorporated into future framework iterations. Together, these data will produce a validated mapping from in vitro indices to in vivo bioavailability.</w:t>
        </w:r>
      </w:ins>
      <w:commentRangeEnd w:id="90"/>
      <w:r>
        <w:rPr>
          <w:rStyle w:val="CommentReference"/>
          <w:sz w:val="22"/>
          <w:szCs w:val="22"/>
        </w:rPr>
        <w:commentReference w:id="90"/>
      </w:r>
      <w:commentRangeEnd w:id="89"/>
      <w:r>
        <w:rPr>
          <w:rStyle w:val="CommentReference"/>
          <w:sz w:val="22"/>
          <w:szCs w:val="22"/>
        </w:rPr>
        <w:commentReference w:id="89"/>
      </w:r>
    </w:p>
    <w:p w14:paraId="3834650D" w14:textId="77777777" w:rsidR="009E37DB" w:rsidRDefault="00DC5A3C">
      <w:pPr>
        <w:spacing w:after="0" w:line="240" w:lineRule="auto"/>
      </w:pPr>
      <w:commentRangeStart w:id="93"/>
      <w:commentRangeStart w:id="94"/>
      <w:commentRangeStart w:id="95"/>
      <w:r>
        <w:t>Expected Outcomes: We anticipate that the formulations identified as top performers in Aims 1 and 2 — those combining high transcytosis indices with high mucus diffusion coefficients — will produce the highest systemic bioavailability in the IL model. Based on our preliminary data, mucin-biocoated PS and PLA NPs are expected to achieve ≥30% bioavailability through the isolated loop [14, 15, 16], with the magnitude of enhancement depending on the interplay between coating-mediated mucus transit (Aim 2) and epithelial processing efficiency (Aim 1). Comparing pre-coated vs. spontaneously coated NPs will reveal whether the biomolecular corona formed in native mucus replicates or diverges from laboratory-applied coatings — a critical question for translational design. The mucus-free loop condition will quantify the isolated contribution of epithelial processing alone, allowing direct comparison with Aim 1’s Caco-2 transcytosis data. Oral gavage results will test whether the Aim 1/Aim 2 predictive indices retain accuracy under full GI transit, or whether additional variables — gastric survival, bile salt exposure, regional transit variability — must be incorporated into future iterations of the framework. Together, these data will produce a validated mapping from in vitro indices to in vivo bioavailability, the central deliverable of this grant.</w:t>
      </w:r>
      <w:commentRangeEnd w:id="95"/>
      <w:r>
        <w:rPr>
          <w:rStyle w:val="CommentReference"/>
          <w:sz w:val="22"/>
          <w:szCs w:val="22"/>
        </w:rPr>
        <w:commentReference w:id="95"/>
      </w:r>
      <w:commentRangeEnd w:id="94"/>
      <w:r>
        <w:rPr>
          <w:rStyle w:val="CommentReference"/>
          <w:sz w:val="22"/>
          <w:szCs w:val="22"/>
        </w:rPr>
        <w:commentReference w:id="94"/>
      </w:r>
      <w:commentRangeEnd w:id="93"/>
      <w:r>
        <w:rPr>
          <w:rStyle w:val="CommentReference"/>
          <w:sz w:val="22"/>
          <w:szCs w:val="22"/>
        </w:rPr>
        <w:commentReference w:id="93"/>
      </w:r>
    </w:p>
    <w:p w14:paraId="0FC4AB4E" w14:textId="77777777" w:rsidR="009E37DB" w:rsidRDefault="00DC5A3C">
      <w:pPr>
        <w:spacing w:after="0" w:line="240" w:lineRule="auto"/>
      </w:pPr>
      <w:r>
        <w:rPr>
          <w:highlight w:val="yellow"/>
        </w:rPr>
        <w:t>Potential Pitfalls and Alternative Strategies: Variability in IL bioavailability between animals may arise from differences in mucus thickness, vascular perfusion, or surgical preparation. We mitigate this with balanced sex ratios (3M/3F per group), standardized surgical technique, and the inclusion of paired controls from neighboring intestinal segments. If FTIR sensitivity proves insufficient for low-uptake formulations, SEC-MS provides a complementary quantification route with an LOD of 10 ng/mL, and DESI-MSI of tissue sections will provide spatial confirmation of intact NP presence via polymer-specific mass signatures</w:t>
      </w:r>
      <w:del w:id="96" w:author="Unknown" w:date="2026-04-01T02:21:00Z">
        <w:r>
          <w:rPr>
            <w:highlight w:val="yellow"/>
          </w:rPr>
          <w:delText xml:space="preserve"> independent of any fluorescent label</w:delText>
        </w:r>
      </w:del>
      <w:r>
        <w:rPr>
          <w:highlight w:val="yellow"/>
        </w:rPr>
        <w:t>. For oral gavage, gastric degradation of PLA NPs could reduce detectable systemic uptake; we will include enteric-coated capsules as an alternative delivery vehicle if initial gavage results show excessive NP degradation before intestinal contact.</w:t>
      </w:r>
    </w:p>
    <w:p w14:paraId="06EC8B6F" w14:textId="77777777" w:rsidR="009E37DB" w:rsidRDefault="00DC5A3C">
      <w:commentRangeStart w:id="97"/>
      <w:r>
        <w:rPr>
          <w:color w:val="000000"/>
        </w:rPr>
        <w:t xml:space="preserve">Statistical Analysis: Bioavailability differences between coated and uncoated NPs will be analyzed using one-way ANOVA with post-hoc Tukey’s HSD, with significance set at α = 0.05. Power analysis confirms that n = 6 per group provides ≥88% power to detect large effects (Cohen’s d ≥ 2.0), </w:t>
      </w:r>
      <w:del w:id="98" w:author="Unknown" w:date="2026-04-01T02:21:00Z">
        <w:r>
          <w:rPr>
            <w:color w:val="000000"/>
          </w:rPr>
          <w:delText>consistent with the effect sizes observed in our preliminary data (coated vs. uncoated: d</w:delText>
        </w:r>
      </w:del>
      <w:ins w:id="99" w:author="Unknown" w:date="2026-04-01T02:21:00Z">
        <w:r>
          <w:rPr>
            <w:color w:val="000000"/>
          </w:rPr>
          <w:t>consistent with preliminary effect sizes (coated vs. uncoated: d</w:t>
        </w:r>
      </w:ins>
      <w:r>
        <w:rPr>
          <w:color w:val="000000"/>
        </w:rPr>
        <w:t xml:space="preserve"> ≈ 2–3). For subtler comparisons between coating types (estimated d ≈ 1.0), n = 6 provides 35% power; these comparisons will be treated as exploratory and </w:t>
      </w:r>
      <w:del w:id="100" w:author="Unknown" w:date="2026-04-01T02:21:00Z">
        <w:r>
          <w:rPr>
            <w:color w:val="000000"/>
          </w:rPr>
          <w:delText>hypothesis-generating for future studies</w:delText>
        </w:r>
      </w:del>
      <w:ins w:id="101" w:author="Unknown" w:date="2026-04-01T02:21:00Z">
        <w:r>
          <w:rPr>
            <w:color w:val="000000"/>
          </w:rPr>
          <w:t>hypothesis-generating</w:t>
        </w:r>
      </w:ins>
      <w:r>
        <w:rPr>
          <w:color w:val="000000"/>
        </w:rPr>
        <w:t>. Regression models will map in vivo bioavailability to Aim 1 transcytosis indices and Aim 2 diffusion coefficients to assess the predictive accuracy of the integrated framework.</w:t>
      </w:r>
      <w:commentRangeEnd w:id="97"/>
      <w:r>
        <w:rPr>
          <w:rStyle w:val="CommentReference"/>
          <w:sz w:val="22"/>
          <w:szCs w:val="22"/>
        </w:rPr>
        <w:commentReference w:id="97"/>
      </w:r>
    </w:p>
    <w:p w14:paraId="185EDBEA" w14:textId="77777777" w:rsidR="009E37DB" w:rsidRDefault="00DC5A3C">
      <w:commentRangeStart w:id="102"/>
      <w:r>
        <w:rPr>
          <w:color w:val="000000"/>
          <w:highlight w:val="yellow"/>
        </w:rPr>
        <w:t xml:space="preserve">Animal Procedures: Sprague-Dawley rats (200–250 g; 50% male, 50% female) will be used for all in vivo work. Activity 3.1 tests 4 particle formulations (PS/PCRed and PLA at 450 nm and 1000 nm) × 4 coating conditions (uncoated plus three top-performing coatings from Aims 1 and 2) × 2 mucus conditions (native mucus intact vs. PBS-flushed), for 32 experimental groups plus 4 loop controls (no particles), totaling 36 groups × 6 rats = 216 rats. Activity 3.2 tests 3 top-ranked formulations by oral gavage at n = 8 per formulation (24 rats). Combined Aim 3 animal use is 240 </w:t>
      </w:r>
      <w:r>
        <w:rPr>
          <w:color w:val="000000"/>
          <w:highlight w:val="yellow"/>
        </w:rPr>
        <w:lastRenderedPageBreak/>
        <w:t>rats over 5 years. All procedures conform to the Animal Welfare Act, NIH Guide, federal/state regulations, and Brown University IACUC policies.</w:t>
      </w:r>
      <w:del w:id="103" w:author="Unknown" w:date="2026-04-01T02:21:00Z">
        <w:r>
          <w:rPr>
            <w:color w:val="000000"/>
            <w:highlight w:val="yellow"/>
          </w:rPr>
          <w:delText xml:space="preserve"> For more details see section E.</w:delText>
        </w:r>
      </w:del>
      <w:commentRangeEnd w:id="102"/>
      <w:r>
        <w:rPr>
          <w:rStyle w:val="CommentReference"/>
          <w:sz w:val="22"/>
          <w:szCs w:val="22"/>
        </w:rPr>
        <w:commentReference w:id="102"/>
      </w:r>
    </w:p>
    <w:p w14:paraId="20D1B832" w14:textId="77777777" w:rsidR="009E37DB" w:rsidRDefault="00DC5A3C">
      <w:del w:id="104" w:author="Unknown" w:date="2026-04-01T02:21:00Z">
        <w:r>
          <w:rPr>
            <w:color w:val="000000"/>
            <w:highlight w:val="yellow"/>
          </w:rPr>
          <w:delText>Timeline: Over the five-year project period, we will systematically progress through our Specific Aims. In Year 1, we will synthesize</w:delText>
        </w:r>
      </w:del>
      <w:ins w:id="105" w:author="Unknown" w:date="2026-04-01T02:21:00Z">
        <w:r>
          <w:rPr>
            <w:color w:val="000000"/>
            <w:highlight w:val="yellow"/>
          </w:rPr>
          <w:t>Timeline: In Year 1, we will synthesize</w:t>
        </w:r>
      </w:ins>
      <w:r>
        <w:rPr>
          <w:color w:val="000000"/>
          <w:highlight w:val="yellow"/>
        </w:rPr>
        <w:t xml:space="preserve"> and characterize NP formulations, establishing quality control protocols and initiating Caco-2 transcytosis studies (Aim 1) and in vitro diffusion measurements (Aim 2). Year 2 will complete cellular uptake studies, correlate transcytosis indices with coating properties, and finish the mucus diffusion matrix. Year 3 will focus on isolated loop experiments (Aim 3, Activity 3.1), beginning with PS/PCRed formulations and expanding to PLA NPs. Year 4 will complete IL studies across all formulations and mucus conditions, integrate in vitro and in vivo data to validate the predictive framework, and advance top formulations to oral gavage (Activity 3.2). Year 5 will finalize gavage studies, complete the predictive model validation</w:t>
      </w:r>
      <w:del w:id="106" w:author="Unknown" w:date="2026-04-01T02:21:00Z">
        <w:r>
          <w:rPr>
            <w:color w:val="000000"/>
            <w:highlight w:val="yellow"/>
          </w:rPr>
          <w:delText>, and disseminate findings through publications and presentations</w:delText>
        </w:r>
      </w:del>
      <w:r>
        <w:rPr>
          <w:color w:val="000000"/>
          <w:highlight w:val="yellow"/>
        </w:rPr>
        <w:t>.</w:t>
      </w:r>
    </w:p>
    <w:p w14:paraId="28942417" w14:textId="77777777" w:rsidR="009E37DB" w:rsidRDefault="00DC5A3C">
      <w:pPr>
        <w:spacing w:after="0" w:line="240" w:lineRule="auto"/>
      </w:pPr>
      <w:r>
        <w:t>References:</w:t>
      </w:r>
    </w:p>
    <w:p w14:paraId="56395C99" w14:textId="77777777" w:rsidR="009E37DB" w:rsidRDefault="009E37DB"/>
    <w:p w14:paraId="71A2360A" w14:textId="77777777" w:rsidR="009E37DB" w:rsidRDefault="00DC5A3C">
      <w:r>
        <w:rPr>
          <w:b/>
          <w:color w:val="000000"/>
          <w:highlight w:val="yellow"/>
        </w:rPr>
        <w:t>EQUIPMENT JUSTIFICATION — WATERS XEVO TQ ABSOLUTE WITH DESI XS IMAGING SOURCE</w:t>
      </w:r>
    </w:p>
    <w:p w14:paraId="77002360" w14:textId="77777777" w:rsidR="009E37DB" w:rsidRDefault="00DC5A3C">
      <w:r>
        <w:rPr>
          <w:b/>
          <w:color w:val="000000"/>
          <w:highlight w:val="yellow"/>
        </w:rPr>
        <w:t xml:space="preserve">Waters Xevo TQ Absolute with DESI XS Imaging Source (to be placed by Waters Corporation). </w:t>
      </w:r>
      <w:r>
        <w:rPr>
          <w:color w:val="000000"/>
          <w:highlight w:val="yellow"/>
        </w:rPr>
        <w:t>This triple quadrupole mass spectrometer equipped with a Desorption Electrospray Ionization (DESI XS) source enables direct molecular imaging of tissue sections without homogenization, extraction, or chemical processing — a tissue section is placed on a glass slide and analyzed directly. The DESI XS sprays charged solvent microdroplets onto the tissue surface, desorbing and ionizing molecular species that are then detected with the high sensitivity and selectivity of multiple reaction monitoring (MRM) on the Xevo TQ Absolute.</w:t>
      </w:r>
    </w:p>
    <w:p w14:paraId="5B5A22EB" w14:textId="77777777" w:rsidR="009E37DB" w:rsidRDefault="00DC5A3C">
      <w:r>
        <w:rPr>
          <w:color w:val="000000"/>
          <w:highlight w:val="yellow"/>
        </w:rPr>
        <w:t>This instrument is essential to the proposed research for three reasons. First, it provides unambiguous confirmation of intact nanoparticle presence in tissue by detecting polymer-specific mass signatures — polystyrene and poly(lactic acid) fragment ions — rather than relying on fluorescent labels that can dissociate from the particle through dye leaching, a recognized confound in oral NP uptake studies. Second, DESI imaging preserves spatial information: rather than reporting bulk polymer concentration in a tissue homogenate, we can map exactly where nanoparticles localize within the intestinal wall (mucus layer, enterocyte cytoplasm, lamina propria, vascular/lymphatic channels) and in systemic organs (liver sinusoids, splenic red pulp, renal cortex), directly testing the enterocyte-mediated transcytosis pathway central to this proposal. Third, the same analytical capability applies to detecting environmental micro- and nanoplastic accumulation in tissue — the instrument acquired for Aim 3 validation becomes a platform for the broader public health question of how ingested plastic particles reach systemic organs.</w:t>
      </w:r>
    </w:p>
    <w:p w14:paraId="2BFA73C1" w14:textId="77777777" w:rsidR="009E37DB" w:rsidRDefault="00DC5A3C">
      <w:r>
        <w:rPr>
          <w:color w:val="000000"/>
          <w:highlight w:val="yellow"/>
        </w:rPr>
        <w:t xml:space="preserve">No equivalent capability currently exists at Brown University. Existing FTIR-based detection [14, 15] provides bulk quantification but no spatial resolution, and SEC-MS requires tissue homogenization and solvent extraction, destroying anatomical context. The DESI XS–Xevo TQ </w:t>
      </w:r>
      <w:r>
        <w:rPr>
          <w:color w:val="000000"/>
          <w:highlight w:val="yellow"/>
        </w:rPr>
        <w:lastRenderedPageBreak/>
        <w:t>Absolute system fills both gaps simultaneously: spatial mapping with quantitative sensitivity (LOD in low ng/mL range), directly from unprocessed tissue.</w:t>
      </w:r>
    </w:p>
    <w:sectPr w:rsidR="009E37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vanovic, Kosta" w:date="2026-03-25T03:15:00Z" w:initials="MI">
    <w:p w14:paraId="77D53FAF" w14:textId="3B684791" w:rsidR="009E37DB" w:rsidRDefault="0036653D">
      <w:r>
        <w:rPr>
          <w:rStyle w:val="CommentReference"/>
        </w:rPr>
        <w:annotationRef/>
      </w:r>
      <w:r>
        <w:t>Title shortened per professor's markup. More direct, added "Oral" for specificity, removed redundant phrasing.</w:t>
      </w:r>
    </w:p>
  </w:comment>
  <w:comment w:id="1" w:author="Mathiowitz, Edith" w:date="2026-03-26T09:25:00Z" w:initials="ME">
    <w:p w14:paraId="6DE3D726" w14:textId="6C9EECAF" w:rsidR="009E37DB" w:rsidRDefault="0036653D">
      <w:r>
        <w:rPr>
          <w:rStyle w:val="CommentReference"/>
        </w:rPr>
        <w:annotationRef/>
      </w:r>
      <w:r>
        <w:t>like</w:t>
      </w:r>
    </w:p>
  </w:comment>
  <w:comment w:id="2" w:author="Mathiowitz, Edith" w:date="2026-03-26T10:46:00Z" w:initials="ME">
    <w:p w14:paraId="1021257F" w14:textId="0A36D36E" w:rsidR="009E37DB" w:rsidRDefault="0036653D">
      <w:r>
        <w:rPr>
          <w:rStyle w:val="CommentReference"/>
        </w:rPr>
        <w:annotationRef/>
      </w:r>
      <w:r>
        <w:t>no references should be in the one page  it is placed in a different place lets check</w:t>
      </w:r>
    </w:p>
  </w:comment>
  <w:comment w:id="3" w:author="Kosta Milovanovic" w:date="2026-03-31T13:43:00Z" w:initials="KM">
    <w:p w14:paraId="6039FF79" w14:textId="6B523F0E" w:rsidR="009E37DB" w:rsidRDefault="0036653D">
      <w:r>
        <w:rPr>
          <w:rStyle w:val="CommentReference"/>
        </w:rPr>
        <w:annotationRef/>
      </w:r>
      <w:r>
        <w:t>Still to discuss</w:t>
      </w:r>
    </w:p>
  </w:comment>
  <w:comment w:id="4" w:author="Milovanovic, Kosta" w:date="2026-03-20T03:33:00Z" w:initials="KM">
    <w:p w14:paraId="73F393C9" w14:textId="77777777" w:rsidR="009E37DB" w:rsidRDefault="0036653D">
      <w:r>
        <w:rPr>
          <w:rStyle w:val="CommentReference"/>
        </w:rPr>
        <w:annotationRef/>
      </w:r>
      <w:r>
        <w:t>Light review only. The core Aim 1 logic likely stays. Update this block only if the final metric name changes from transcytosis/internalization wording to a particle-number-based term.</w:t>
      </w:r>
    </w:p>
  </w:comment>
  <w:comment w:id="5" w:author="Milovanovic, Kosta" w:date="2026-03-20T03:55:00Z" w:initials="KM">
    <w:p w14:paraId="29EB501E" w14:textId="66524B61" w:rsidR="009E37DB" w:rsidRDefault="0036653D">
      <w:r>
        <w:rPr>
          <w:rStyle w:val="CommentReference"/>
        </w:rPr>
        <w:annotationRef/>
      </w:r>
      <w:r>
        <w:t>We can leave this. Nothing would affect it.</w:t>
      </w:r>
    </w:p>
  </w:comment>
  <w:comment w:id="9" w:author="Milovanovic, Kosta" w:date="2026-03-20T03:33:00Z" w:initials="KM">
    <w:p w14:paraId="0B922261" w14:textId="77777777" w:rsidR="009E37DB" w:rsidRDefault="0036653D">
      <w:r>
        <w:rPr>
          <w:rStyle w:val="CommentReference"/>
        </w:rPr>
        <w:annotationRef/>
      </w:r>
      <w:r>
        <w:t>Light review only. The B(+/−) paradox likely still applies. Rework only if the quantitative framing behind this claim changes under the particle-number analysis. Preserve citations if this block is revised.</w:t>
      </w:r>
    </w:p>
  </w:comment>
  <w:comment w:id="8" w:author="Mathiowitz, Edith" w:date="2026-03-26T09:27:00Z" w:initials="ME">
    <w:p w14:paraId="625F7B35" w14:textId="71A41EFF" w:rsidR="009E37DB" w:rsidRDefault="0036653D">
      <w:r>
        <w:rPr>
          <w:rStyle w:val="CommentReference"/>
        </w:rPr>
        <w:annotationRef/>
      </w:r>
      <w:r>
        <w:t>i would like to make this section a little longer, we have enough space say the same just a liirle more words</w:t>
      </w:r>
    </w:p>
  </w:comment>
  <w:comment w:id="12" w:author="Kosta Milovanovic" w:date="2026-04-01T02:23:00Z" w:initials="KO">
    <w:p w14:paraId="46989A2E" w14:textId="77777777" w:rsidR="009E37DB" w:rsidRDefault="0036653D">
      <w:r>
        <w:rPr>
          <w:rStyle w:val="CommentReference"/>
        </w:rPr>
        <w:annotationRef/>
      </w:r>
      <w:r>
        <w:t>TRIMMED [2026-03-31]: Medium trims applied to 9 sections (~465 words saved). Significance opening: condensed degradation list, cut disclaimer, tightened Aim overview. Activity 2.1: replaced synthesis protocols with method citations [53][54]. Activity 2.3: condensed sample prep and image processing. Aim 3 Rationale: cut repeated confounder list (forward ref to Activity 3.2), removed NP spec repetition (ref Activity 2.1), cut rhetoric. Aim 3 Methodology: replaced surgical steps with [16] reference, condensed blood processing. Oral Gavage: condensed confounder enumeration. Expected Outcomes: cut repeated confounders and redundant deliverable framing. Light pass on Pitfalls, Stats, Animal Procedures, Timeline. All citations preserved.</w:t>
      </w:r>
    </w:p>
  </w:comment>
  <w:comment w:id="17" w:author="Kosta Milovanovic" w:date="2026-03-31T22:04:00Z" w:initials="KO">
    <w:p w14:paraId="54F3F955" w14:textId="77777777" w:rsidR="009E37DB" w:rsidRDefault="0036653D">
      <w:r>
        <w:rPr>
          <w:rStyle w:val="CommentReference"/>
        </w:rPr>
        <w:annotationRef/>
      </w:r>
      <w:r>
        <w:t>CITATION NOTE [2026-03-31]: Removed redundant paragraph per Prof. Mathiowitz approval. The deleted paragraph ('Polymeric NPs have shown great promise as drug delivery systems...') contained citations [10] (oral drug delivery), [11] (patient compliance advantages), [12] (oral route for biologics). These references have no other in-text mentions. Evaluate during final reference-list cleanup whether to retain or remove from the bibliography.</w:t>
      </w:r>
    </w:p>
  </w:comment>
  <w:comment w:id="15" w:author="Milovanovic, Kosta" w:date="2026-03-25T03:15:00Z" w:initials="MI">
    <w:p w14:paraId="683C4744" w14:textId="77777777" w:rsidR="009E37DB" w:rsidRDefault="0036653D">
      <w:r>
        <w:rPr>
          <w:rStyle w:val="CommentReference"/>
        </w:rPr>
        <w:annotationRef/>
      </w:r>
      <w:r>
        <w:t>Potential change: Consider removing this paragraph — it's a redundant restatement of the drug delivery promise already covered in the Significance opening. Citations [10-12] are general and not load-bearing. Would save ~80 words.</w:t>
      </w:r>
    </w:p>
  </w:comment>
  <w:comment w:id="16" w:author="Mathiowitz, Edith" w:date="2026-03-26T09:30:00Z" w:initials="ME">
    <w:p w14:paraId="3500AEAF" w14:textId="7F26882B" w:rsidR="009E37DB" w:rsidRDefault="0036653D">
      <w:r>
        <w:rPr>
          <w:rStyle w:val="CommentReference"/>
        </w:rPr>
        <w:annotationRef/>
      </w:r>
      <w:r>
        <w:t>OK</w:t>
      </w:r>
    </w:p>
  </w:comment>
  <w:comment w:id="20" w:author="Milovanovic, Kosta" w:date="2026-03-20T03:33:00Z" w:initials="KM">
    <w:p w14:paraId="14202514" w14:textId="551741F9" w:rsidR="009E37DB" w:rsidRDefault="0036653D">
      <w:r>
        <w:rPr>
          <w:rStyle w:val="CommentReference"/>
        </w:rPr>
        <w:annotationRef/>
      </w:r>
      <w:r>
        <w:t>Likely keep with light wording review. The stage-disconnect argument still works; update only if the new metric changes how uptake or basolateral release is described.</w:t>
      </w:r>
    </w:p>
  </w:comment>
  <w:comment w:id="21" w:author="Kosta Milovanovic" w:date="2026-03-30T16:29:00Z" w:initials="KM">
    <w:p w14:paraId="50BC3E87" w14:textId="77777777" w:rsidR="009E37DB" w:rsidRDefault="0036653D">
      <w:r>
        <w:rPr>
          <w:rStyle w:val="CommentReference"/>
        </w:rPr>
        <w:annotationRef/>
      </w:r>
      <w:r>
        <w:t>TODO: tighten Significance opening. Condense the first two paragraphs and get to the core point sooner.</w:t>
      </w:r>
    </w:p>
  </w:comment>
  <w:comment w:id="23" w:author="Milovanovic, Kosta" w:date="2026-03-25T21:10:00Z" w:initials="MI">
    <w:p w14:paraId="66103A69" w14:textId="2CAE233D" w:rsidR="009E37DB" w:rsidRDefault="0036653D">
      <w:r>
        <w:rPr>
          <w:rStyle w:val="CommentReference"/>
        </w:rPr>
        <w:annotationRef/>
      </w:r>
      <w:r>
        <w:t>RESTRUCTURE [2026-03-25]: Aim 1 objective fully rewritten. Original (~400 words) mixed objective, hypothesis, and preliminary data (specific %, ratios, fold-changes, Figure 1). Now separated: clean objective + four-condition framework + hypothesis only. All quantitative claims moved to consolidated Preliminary Studies section below. "Targeted" wording preserved from professor's edit.</w:t>
      </w:r>
    </w:p>
  </w:comment>
  <w:comment w:id="24" w:author="Mathiowitz, Edith" w:date="2026-03-26T09:34:00Z" w:initials="ME">
    <w:p w14:paraId="3388E5E7" w14:textId="2CAA709D" w:rsidR="009E37DB" w:rsidRDefault="0036653D">
      <w:r>
        <w:rPr>
          <w:rStyle w:val="CommentReference"/>
        </w:rPr>
        <w:annotationRef/>
      </w:r>
      <w:r>
        <w:t>OK please add that we will use in the future also the caco2 cell with the mucose secreting cells. forgot the name</w:t>
      </w:r>
    </w:p>
  </w:comment>
  <w:comment w:id="25" w:author="Kosta Milovanovic" w:date="2026-03-31T19:25:00Z" w:initials="KM">
    <w:p w14:paraId="628D15B3" w14:textId="3370BE6A" w:rsidR="009E37DB" w:rsidRDefault="0036653D">
      <w:r>
        <w:rPr>
          <w:rStyle w:val="CommentReference"/>
        </w:rPr>
        <w:annotationRef/>
      </w:r>
      <w:r>
        <w:t>Look if thats ok.</w:t>
      </w:r>
    </w:p>
  </w:comment>
  <w:comment w:id="22" w:author="Milovanovic, Kosta" w:date="2026-03-25T03:15:00Z" w:initials="MI">
    <w:p w14:paraId="65D4BF61" w14:textId="20F9B39C" w:rsidR="009E37DB" w:rsidRDefault="0036653D">
      <w:r>
        <w:rPr>
          <w:rStyle w:val="CommentReference"/>
        </w:rPr>
        <w:annotationRef/>
      </w:r>
      <w:r>
        <w:t>"diverse" changed to "targeted" per professor's note. More accurate — we test a focused set of coatings (mucin + PEG series), not an exhaustive screen.</w:t>
      </w:r>
    </w:p>
  </w:comment>
  <w:comment w:id="28" w:author="Milovanovic, Kosta" w:date="2026-03-25T20:36:00Z" w:initials="MI">
    <w:p w14:paraId="592C4BD3" w14:textId="38A6A566" w:rsidR="009E37DB" w:rsidRDefault="0036653D">
      <w:r>
        <w:rPr>
          <w:rStyle w:val="CommentReference"/>
        </w:rPr>
        <w:annotationRef/>
      </w:r>
      <w:r>
        <w:t>The Specific Aims page cites [14, 16] for this same enterocyte/jejunum claim. Confirm whether citations should be restored here — they may have been removed intentionally.</w:t>
      </w:r>
    </w:p>
  </w:comment>
  <w:comment w:id="29" w:author="Mathiowitz, Edith" w:date="2026-03-26T09:36:00Z" w:initials="ME">
    <w:p w14:paraId="23E356EC" w14:textId="77777777" w:rsidR="009E37DB" w:rsidRDefault="0036653D">
      <w:r>
        <w:rPr>
          <w:rStyle w:val="CommentReference"/>
        </w:rPr>
        <w:annotationRef/>
      </w:r>
      <w:r>
        <w:t>i have changed the fond</w:t>
      </w:r>
    </w:p>
  </w:comment>
  <w:comment w:id="30" w:author="Kosta Milovanovic" w:date="2026-03-31T22:03:00Z" w:initials="KO">
    <w:p w14:paraId="0EC21F2E" w14:textId="6A77416E" w:rsidR="009E37DB" w:rsidRDefault="0036653D">
      <w:r>
        <w:rPr>
          <w:rStyle w:val="CommentReference"/>
        </w:rPr>
        <w:annotationRef/>
      </w:r>
      <w:r>
        <w:t>CONDENSED [2026-03-31]: Literature review merged from 4 paragraphs (~320 words) to 2 paragraphs (~220 words) per Prof. Mathiowitz ('condense but do not remove'). All 7 citations preserved: [18], [19, 20], [19, 21], [22], [23, 24]. Removed: redundant framing, 'not only...but also' constructions, repetitive concluding statements.</w:t>
      </w:r>
    </w:p>
  </w:comment>
  <w:comment w:id="35" w:author="Milovanovic, Kosta" w:date="2026-03-25T21:10:00Z" w:initials="MI">
    <w:p w14:paraId="2D966658" w14:textId="77777777" w:rsidR="009E37DB" w:rsidRDefault="0036653D">
      <w:r>
        <w:rPr>
          <w:rStyle w:val="CommentReference"/>
        </w:rPr>
        <w:annotationRef/>
      </w:r>
      <w:r>
        <w:t>RESTRUCTURE [2026-03-25]: Literature review paragraphs (48-50) cleaned. Removed our-data sentences containing [14, 15] and Figure 1 references — these were mixed in with external literature and have been relocated to the consolidated Preliminary Studies section. External citations [18], [19, 20], [19, 21], [22], [23, 24] all preserved in their original context. These paragraphs are now pure background/literature review.</w:t>
      </w:r>
    </w:p>
  </w:comment>
  <w:comment w:id="34" w:author="Milovanovic, Kosta" w:date="2026-03-25T03:15:00Z" w:initials="MI">
    <w:p w14:paraId="6B86F0F7" w14:textId="4ACBF09F" w:rsidR="009E37DB" w:rsidRDefault="0036653D">
      <w:r>
        <w:rPr>
          <w:rStyle w:val="CommentReference"/>
        </w:rPr>
        <w:annotationRef/>
      </w:r>
      <w:r>
        <w:t>Potential change: Consider condensing this lit review paragraph — key concepts (mucus interactions, charge effects, aggregation) are already covered elsewhere. Citations [18-20] are introductory; [14, 15] appear multiple times in other sections. Would save ~130 words.</w:t>
      </w:r>
    </w:p>
  </w:comment>
  <w:comment w:id="33" w:author="Kosta Milovanovic" w:date="2026-03-30T16:29:00Z" w:initials="KM">
    <w:p w14:paraId="3C5F8A7D" w14:textId="77777777" w:rsidR="009E37DB" w:rsidRDefault="0036653D">
      <w:r>
        <w:rPr>
          <w:rStyle w:val="CommentReference"/>
        </w:rPr>
        <w:annotationRef/>
      </w:r>
      <w:r>
        <w:t>TODO: condense Aim 1 literature review. Trim this multi-paragraph background to roughly 400 words while preserving the key rationale.</w:t>
      </w:r>
    </w:p>
  </w:comment>
  <w:comment w:id="38" w:author="Milovanovic, Kosta" w:date="2026-03-20T03:33:00Z" w:initials="KM">
    <w:p w14:paraId="0FDC02D9" w14:textId="77777777" w:rsidR="009E37DB" w:rsidRDefault="0036653D">
      <w:r>
        <w:rPr>
          <w:rStyle w:val="CommentReference"/>
        </w:rPr>
        <w:annotationRef/>
      </w:r>
      <w:r>
        <w:t>Moderate review. The concept likely stays, but the &gt;80% internalization example may need updating if it came from the old fluorescence-area readout. Preserve [19, 21], [14, 15], and [22] if reworked.</w:t>
      </w:r>
    </w:p>
  </w:comment>
  <w:comment w:id="40" w:author="Mathiowitz, Edith" w:date="2026-03-26T09:42:00Z" w:initials="ME">
    <w:p w14:paraId="0ABACDA2" w14:textId="65400969" w:rsidR="009E37DB" w:rsidRDefault="0036653D">
      <w:r>
        <w:rPr>
          <w:rStyle w:val="CommentReference"/>
        </w:rPr>
        <w:annotationRef/>
      </w:r>
      <w:r>
        <w:t>the new data was not inserted yet correct?</w:t>
      </w:r>
    </w:p>
  </w:comment>
  <w:comment w:id="44" w:author="Milovanovic, Kosta" w:date="2026-03-25T21:10:00Z" w:initials="MI">
    <w:p w14:paraId="440B375B" w14:textId="207C0408" w:rsidR="009E37DB" w:rsidRDefault="0036653D">
      <w:r>
        <w:rPr>
          <w:rStyle w:val="CommentReference"/>
        </w:rPr>
        <w:annotationRef/>
      </w:r>
      <w:r>
        <w:t>RESTRUCTURE [2026-03-25]: NEW consolidated Preliminary Studies section (3 paragraphs). Previously, preliminary data was scattered across 7 locations in Aim 1. Now organized as: (1) Transcytosis ranking with particle-number values, B(+/-) paradox, (2) Internalization and efficiency ratios with variance caveats, (3) Temporal kinetics and 96h justification. All values converted from old fluorescence-% to estimated particle numbers. Key changes: PEG200k identified as top performer (~41.4M particles, efficiency 44.15), sweet spot widened to 35-200 kDa. Cherry-picked single-experiment values corrected to means (0.06x→0.64, 22.4x→25.56). PEG100k/PEG300k high-variance flagged. All 40+ numeric claims verified against canonical reference files. Opus 4.6 critical review confirmed zero errors.</w:t>
      </w:r>
    </w:p>
  </w:comment>
  <w:comment w:id="43" w:author="Milovanovic, Kosta" w:date="2026-03-20T03:33:00Z" w:initials="KM">
    <w:p w14:paraId="59A4629D" w14:textId="2E9A5833" w:rsidR="009E37DB" w:rsidRDefault="0036653D">
      <w:r>
        <w:rPr>
          <w:rStyle w:val="CommentReference"/>
        </w:rPr>
        <w:annotationRef/>
      </w:r>
      <w:r>
        <w:t>Top rework #3. Replace fluorescence-signal ratios, kinetics wording, and fluorescence-area analysis phrasing with particle-number-based comparisons if supported by the new data. Preserve Figure 1 callouts.</w:t>
      </w:r>
    </w:p>
  </w:comment>
  <w:comment w:id="42" w:author="Milovanovic, Kosta" w:date="2026-03-25T03:15:00Z" w:initials="MI">
    <w:p w14:paraId="00BA39FF" w14:textId="77777777" w:rsidR="009E37DB" w:rsidRDefault="0036653D">
      <w:r>
        <w:rPr>
          <w:rStyle w:val="CommentReference"/>
        </w:rPr>
        <w:annotationRef/>
      </w:r>
      <w:r>
        <w:t>Quantitative shift: Internalization now reported in particle counts — highlights inverse transcytosis/retention relationship. PEG sweet spot updated to 35-200 kDa. Removed "transformative findings" language. Temporal kinetics discussion preserved.</w:t>
      </w:r>
    </w:p>
  </w:comment>
  <w:comment w:id="47" w:author="Milovanovic, Kosta" w:date="2026-03-25T21:10:00Z" w:initials="MI">
    <w:p w14:paraId="6E66EC08" w14:textId="44D3980B" w:rsidR="009E37DB" w:rsidRDefault="0036653D">
      <w:r>
        <w:rPr>
          <w:rStyle w:val="CommentReference"/>
        </w:rPr>
        <w:annotationRef/>
      </w:r>
      <w:r>
        <w:t>UPDATE [2026-03-25]: Sweet spot range updated from "35-100 kDa" to "35-200 kDa" and "sweet spot" changed to "optimum" — reflects particle-number analysis showing PEG200k as top performer. "Beyond the initial sweet spot" changed to "beyond the initial optimum."</w:t>
      </w:r>
    </w:p>
  </w:comment>
  <w:comment w:id="50" w:author="Milovanovic, Kosta" w:date="2026-03-25T21:10:00Z" w:initials="MI">
    <w:p w14:paraId="072978DF" w14:textId="77777777" w:rsidR="009E37DB" w:rsidRDefault="0036653D">
      <w:r>
        <w:rPr>
          <w:rStyle w:val="CommentReference"/>
        </w:rPr>
        <w:annotationRef/>
      </w:r>
      <w:r>
        <w:t>UPDATE [2026-03-25]: Stripped old fluorescence-% data ("PEG100 kDa generates 57.6% of its total basolateral signal"). Now cross-references the consolidated Preliminary Studies section for kinetic data. Viability statement preserved.</w:t>
      </w:r>
    </w:p>
  </w:comment>
  <w:comment w:id="49" w:author="Milovanovic, Kosta" w:date="2026-03-20T03:33:00Z" w:initials="KM">
    <w:p w14:paraId="77CE5EB0" w14:textId="61456A4B" w:rsidR="009E37DB" w:rsidRDefault="0036653D">
      <w:r>
        <w:rPr>
          <w:rStyle w:val="CommentReference"/>
        </w:rPr>
        <w:annotationRef/>
      </w:r>
      <w:r>
        <w:t>Top rework #1. This method still explicitly uses fluorescence-area / % fluorescence-positive area language. Rewrite to describe the diameter-based estimated particle-number workflow from image subsets, basolateral collections, and cumulative counts. Preserve any method references.</w:t>
      </w:r>
    </w:p>
  </w:comment>
  <w:comment w:id="48" w:author="Milovanovic, Kosta" w:date="2026-03-25T03:15:00Z" w:initials="MI">
    <w:p w14:paraId="034FA988" w14:textId="77777777" w:rsidR="009E37DB" w:rsidRDefault="0036653D">
      <w:r>
        <w:rPr>
          <w:rStyle w:val="CommentReference"/>
        </w:rPr>
        <w:annotationRef/>
      </w:r>
      <w:r>
        <w:t>Added quantification methodology sentence at end of paragraph — establishes the fluorescence-to-particle-number conversion pipeline (average particle diameter, 1315.9 FOV per insert) so the quantitative data in the prelim sections has a methodological anchor. Covers both transcytosis and internalization measurement pipelines.</w:t>
      </w:r>
    </w:p>
  </w:comment>
  <w:comment w:id="51" w:author="Milovanovic, Kosta" w:date="2026-03-20T03:33:00Z" w:initials="KM">
    <w:p w14:paraId="102E42B3" w14:textId="77777777" w:rsidR="009E37DB" w:rsidRDefault="0036653D">
      <w:r>
        <w:rPr>
          <w:rStyle w:val="CommentReference"/>
        </w:rPr>
        <w:annotationRef/>
      </w:r>
      <w:r>
        <w:t>Check scope before reworking. If intracellular localization is still quantified as colocalization/overlap with organelle markers, this may stay mostly as-is. Rework only if this metric is also changing.</w:t>
      </w:r>
    </w:p>
  </w:comment>
  <w:comment w:id="53" w:author="Milovanovic, Kosta" w:date="2026-03-25T21:10:00Z" w:initials="MI">
    <w:p w14:paraId="56F3AF1E" w14:textId="77777777" w:rsidR="009E37DB" w:rsidRDefault="0036653D">
      <w:r>
        <w:rPr>
          <w:rStyle w:val="CommentReference"/>
        </w:rPr>
        <w:annotationRef/>
      </w:r>
      <w:r>
        <w:t>REWRITE [2026-03-25]: Expected Outcomes fully updated to particle-number values. Old claims replaced: 42% mucin→~12.3M particles, 65%/79% PEG35/100→~19.5M/~31.6M, ~83% uptake→~64.8M internalized. PEG200k now leads as top performer. Efficiency ratios updated to verified means (PEG200k ~44x, PEG35k ~26x, PEG300k &lt;1x). Variance caveat added for PEG100k/PEG300k. Sweet spot 35-200 kDa. Forward-looking tone preserved.</w:t>
      </w:r>
    </w:p>
  </w:comment>
  <w:comment w:id="52" w:author="Milovanovic, Kosta" w:date="2026-03-20T03:33:00Z" w:initials="KM">
    <w:p w14:paraId="49189BC9" w14:textId="77777777" w:rsidR="009E37DB" w:rsidRDefault="0036653D">
      <w:r>
        <w:rPr>
          <w:rStyle w:val="CommentReference"/>
        </w:rPr>
        <w:annotationRef/>
      </w:r>
      <w:r>
        <w:t>Moderate-to-high rework. These expected values appear tied to the old readout. Replace with particle-number expectations, or convert to qualitative/rank-order language if the new numbers are not final. Preserve any related citations.</w:t>
      </w:r>
    </w:p>
  </w:comment>
  <w:comment w:id="55" w:author="Milovanovic, Kosta" w:date="2026-03-25T21:10:00Z" w:initials="MI">
    <w:p w14:paraId="179DC1B0" w14:textId="77777777" w:rsidR="009E37DB" w:rsidRDefault="0036653D">
      <w:r>
        <w:rPr>
          <w:rStyle w:val="CommentReference"/>
        </w:rPr>
        <w:annotationRef/>
      </w:r>
      <w:r>
        <w:t>UPDATE [2026-03-25]: Added particle-number conversion caveat at end — notes that the average particle diameter assumption needs spectrophotometric validation. Addresses a potential reviewer concern about the fluorescence-to-particle conversion pipeline.</w:t>
      </w:r>
    </w:p>
  </w:comment>
  <w:comment w:id="54" w:author="Milovanovic, Kosta" w:date="2026-03-20T03:33:00Z" w:initials="KM">
    <w:p w14:paraId="17FD272E" w14:textId="1020E6BD" w:rsidR="009E37DB" w:rsidRDefault="0036653D">
      <w:r>
        <w:rPr>
          <w:rStyle w:val="CommentReference"/>
        </w:rPr>
        <w:annotationRef/>
      </w:r>
      <w:r>
        <w:t>Targeted rework. Update the ImageJ thresholding / area-based quantification limitation to match the new particle-number workflow. The viability and CLEM lines likely stay.</w:t>
      </w:r>
    </w:p>
  </w:comment>
  <w:comment w:id="56" w:author="Milovanovic, Kosta" w:date="2026-03-20T03:33:00Z" w:initials="KM">
    <w:p w14:paraId="00A273D9" w14:textId="77777777" w:rsidR="009E37DB" w:rsidRDefault="0036653D">
      <w:r>
        <w:rPr>
          <w:rStyle w:val="CommentReference"/>
        </w:rPr>
        <w:annotationRef/>
      </w:r>
      <w:r>
        <w:t>Likely keep with light wording review. This conceptual disconnect probably remains valid unless the new particle-number results change formulation rankings.</w:t>
      </w:r>
    </w:p>
  </w:comment>
  <w:comment w:id="59" w:author="Kosta Milovanovic" w:date="2026-03-30T16:29:00Z" w:initials="KM">
    <w:p w14:paraId="178A01EF" w14:textId="691008CC" w:rsidR="009E37DB" w:rsidRDefault="0036653D">
      <w:r>
        <w:rPr>
          <w:rStyle w:val="CommentReference"/>
        </w:rPr>
        <w:annotationRef/>
      </w:r>
      <w:r>
        <w:t>TODO: trim Aim 2 Activity 2.1. This protocol is detailed; shorten to essentials and keep only the method points needed for the section.</w:t>
      </w:r>
    </w:p>
  </w:comment>
  <w:comment w:id="62" w:author="Kosta Milovanovic" w:date="2026-03-30T16:29:00Z" w:initials="KM">
    <w:p w14:paraId="0904615D" w14:textId="0BCDC4B6" w:rsidR="009E37DB" w:rsidRDefault="0036653D">
      <w:r>
        <w:rPr>
          <w:rStyle w:val="CommentReference"/>
        </w:rPr>
        <w:annotationRef/>
      </w:r>
      <w:r>
        <w:t>TODO: trim Aim 2 Activity 2.3. This detailed tracking protocol can likely be shortened without losing the core diffusion/cluster workflow.</w:t>
      </w:r>
    </w:p>
  </w:comment>
  <w:comment w:id="63" w:author="Kosta Milovanovic" w:date="2026-03-31T21:59:00Z" w:initials="KO">
    <w:p w14:paraId="7E9C0801" w14:textId="220A28DE" w:rsidR="009E37DB" w:rsidRDefault="0036653D">
      <w:r>
        <w:rPr>
          <w:rStyle w:val="CommentReference"/>
        </w:rPr>
        <w:annotationRef/>
      </w:r>
      <w:r>
        <w:t>UPDATED [2026-03-31]: Corrected stale values in Aim 2 Expected Outcomes. PEG300k efficiency 0.06 corrected to 0.64, PEG35k efficiency 22.4 corrected to 25.56, sweet spot range updated from 35-100 kDa to 35-200 kDa, 'sweet spot' changed to 'optimum'. Removed em dash. All values now match canonical reference tables (Efficiency_Ratios.md).</w:t>
      </w:r>
    </w:p>
  </w:comment>
  <w:comment w:id="71" w:author="Kosta Milovanovic" w:date="2026-03-31T22:02:00Z" w:initials="KO">
    <w:p w14:paraId="725700AF" w14:textId="77777777" w:rsidR="009E37DB" w:rsidRDefault="0036653D">
      <w:r>
        <w:rPr>
          <w:rStyle w:val="CommentReference"/>
        </w:rPr>
        <w:annotationRef/>
      </w:r>
      <w:r>
        <w:t>COMPRESSED [2026-03-31]: Aim 3 Introduction (~230 to ~195 words) and Preliminary Results (~315 to ~205 words) per Prof. Mathiowitz approval. All citations preserved. Table 2 reference and vedolizumab paragraph untouched. Added back from original compression proposal: varying molecular weights, three-condition rationale, central deliverable phrase, negative ZP finding, FTIR methodology. Changed 'systemic absorption' to 'systemic uptake' for terminological consistency.</w:t>
      </w:r>
    </w:p>
  </w:comment>
  <w:comment w:id="70" w:author="Milovanovic, Kosta" w:date="2026-03-20T03:33:00Z" w:initials="KM">
    <w:p w14:paraId="0F6417FE" w14:textId="77777777" w:rsidR="009E37DB" w:rsidRDefault="0036653D">
      <w:r>
        <w:rPr>
          <w:rStyle w:val="CommentReference"/>
        </w:rPr>
        <w:annotationRef/>
      </w:r>
      <w:r>
        <w:t>Light review. Update the phrase transcytosis indices to the final particle-number-based metric name if needed. The broader validation logic likely stays. Preserve the supporting citations.</w:t>
      </w:r>
    </w:p>
  </w:comment>
  <w:comment w:id="68" w:author="Milovanovic, Kosta" w:date="2026-03-25T03:15:00Z" w:initials="MI">
    <w:p w14:paraId="22277B3C" w14:textId="7F063040" w:rsidR="009E37DB" w:rsidRDefault="0036653D">
      <w:r>
        <w:rPr>
          <w:rStyle w:val="CommentReference"/>
        </w:rPr>
        <w:annotationRef/>
      </w:r>
      <w:r>
        <w:t>Potential change: Compressed version available (~350 to ~150 words). Cuts "central deliverable" framing, verbose design justification, and concluding summary. Preserves: two models, three IL conditions, particle systems, key prelim data, all citations [14, 15, 16]. Compressed text: "Introduction: This aim validates whether in vitro transcytosis indices (Aim 1) and mucus diffusion coefficients (Aim 2) predict actual systemic uptake in vivo. We employ two complementary models: the isolated intestinal loop (IL), which controls dose, contact time, and mucosal environment for quantitative mapping to in vitro data; and oral gavage, which subjects top-performing formulations to full GI transit. The same particle systems from Aims 1 and 2 — PS/PCRed and PLA NPs at 450 nm and 1000 nm with mucin or PEG coatings — will be tested under three IL conditions: (i) pre-coated NPs with native mucus intact, (ii) uncoated NPs for spontaneous corona formation, and (iii) coated and uncoated NPs in mucus-free loops. Plasma AUC and organ biodistribution will be mapped back to Aim 1/Aim 2 indices. Our preliminary data support this approach: PS NPs achieved 45% systemic uptake via IL and 35% via oral gavage [14, 16], PLA8 reached ~30% [14, 15], and NP-encapsulated vedolizumab achieved 73% bioavailability relative to SubQ injection."</w:t>
      </w:r>
    </w:p>
  </w:comment>
  <w:comment w:id="69" w:author="Mathiowitz, Edith" w:date="2026-03-26T10:07:00Z" w:initials="ME">
    <w:p w14:paraId="4C04A53D" w14:textId="73D06A43" w:rsidR="009E37DB" w:rsidRDefault="0036653D">
      <w:r>
        <w:rPr>
          <w:rStyle w:val="CommentReference"/>
        </w:rPr>
        <w:annotationRef/>
      </w:r>
      <w:r>
        <w:t>yes</w:t>
      </w:r>
    </w:p>
  </w:comment>
  <w:comment w:id="76" w:author="Mathiowitz, Edith" w:date="2026-03-26T10:10:00Z" w:initials="ME">
    <w:p w14:paraId="7C60A9C4" w14:textId="77777777" w:rsidR="009E37DB" w:rsidRDefault="0036653D">
      <w:r>
        <w:rPr>
          <w:rStyle w:val="CommentReference"/>
        </w:rPr>
        <w:annotationRef/>
      </w:r>
      <w:r>
        <w:t>we do not mention the table we have provided do we remove it?</w:t>
      </w:r>
    </w:p>
  </w:comment>
  <w:comment w:id="74" w:author="Milovanovic, Kosta" w:date="2026-03-25T03:15:00Z" w:initials="MI">
    <w:p w14:paraId="5FAF6DF1" w14:textId="1164F728" w:rsidR="009E37DB" w:rsidRDefault="0036653D">
      <w:r>
        <w:rPr>
          <w:rStyle w:val="CommentReference"/>
        </w:rPr>
        <w:annotationRef/>
      </w:r>
      <w:r>
        <w:t>Potential change: Compressed version available (~314 to ~195 words). Cuts "motivation for our research stems from" framing, hypothesis narrative, "we initially hypothesized" setup. Leads with data. All citations preserved: [14, 15, 16, 17, 32-37, 55, 56]. Compressed text: "Preliminary Results: Detection and Quantification of NPs in the Bloodstream. Our lab's decade of in vivo work established that NPs must rapidly traverse the mucosal layer to outpace GI clearance and reach systemic circulation [14, 17, 35, 55, 56]. Bioadhesive coatings dramatically improve this transit: PMMA NPs coated with PBMAD increased systemic absorption from 6% to 66% [16], and bioadhesive encapsulation enhanced bioavailability of insulin and dicumarol [17, 32-37, 56]. With polystyrene particles, systemic uptake reached 45% via isolated loop and 35% after oral gavage [14, 16]. Many bioadhesive NPs exhibited pronounced negative zeta potentials linked to abundant carboxylic groups. We demonstrated that mucin biocoating significantly enhances NP diffusion and reduces aggregate formation [14, 15], and propose that optimal systemic uptake requires a robust negative ZP neutralized by mucin biocoating to enhance bioadhesion. Comparing polymer platforms, PS NPs showed superior uptake over PMMA [16], directing our focus to PLA8. Upon biocoating, PLA8 exhibited a significant ZP shift (-48 to -12 mV) and notable bioadhesive force (~1800 mN/cm2). Given its biodegradability and biocompatibility, PLA8 achieved ~30% bioavailability (35+/-6.9%) with detectable traces in liver, lungs, and spleen [14, 15]."</w:t>
      </w:r>
    </w:p>
  </w:comment>
  <w:comment w:id="75" w:author="Mathiowitz, Edith" w:date="2026-03-26T10:09:00Z" w:initials="ME">
    <w:p w14:paraId="73D07983" w14:textId="15D3C298" w:rsidR="009E37DB" w:rsidRDefault="0036653D">
      <w:r>
        <w:rPr>
          <w:rStyle w:val="CommentReference"/>
        </w:rPr>
        <w:annotationRef/>
      </w:r>
      <w:r>
        <w:t>0o but we need to refer to the table we have</w:t>
      </w:r>
    </w:p>
  </w:comment>
  <w:comment w:id="79" w:author="Kosta Milovanovic" w:date="2026-03-30T16:29:00Z" w:initials="KM">
    <w:p w14:paraId="5552A60F" w14:textId="77777777" w:rsidR="009E37DB" w:rsidRDefault="0036653D">
      <w:r>
        <w:rPr>
          <w:rStyle w:val="CommentReference"/>
        </w:rPr>
        <w:annotationRef/>
      </w:r>
      <w:r>
        <w:t>TODO: tighten Aim 3 Preliminary Results. The opening narrative about the lab history is long; lead with the data more directly.</w:t>
      </w:r>
    </w:p>
  </w:comment>
  <w:comment w:id="83" w:author="Milovanovic, Kosta" w:date="2026-03-20T03:33:00Z" w:initials="KM">
    <w:p w14:paraId="616F95FC" w14:textId="47B1B8F0" w:rsidR="009E37DB" w:rsidRDefault="0036653D">
      <w:r>
        <w:rPr>
          <w:rStyle w:val="CommentReference"/>
        </w:rPr>
        <w:annotationRef/>
      </w:r>
      <w:r>
        <w:t>Light-to-moderate review. The mapping logic likely stays, but replace transcytosis index wording with the final particle-number metric label. Preserve [14–16], [14, 15], and analytical-method citations.</w:t>
      </w:r>
    </w:p>
  </w:comment>
  <w:comment w:id="82" w:author="Kosta Milovanovic" w:date="2026-03-30T16:29:00Z" w:initials="KM">
    <w:p w14:paraId="3E193B27" w14:textId="73D83357" w:rsidR="009E37DB" w:rsidRDefault="0036653D">
      <w:r>
        <w:rPr>
          <w:rStyle w:val="CommentReference"/>
        </w:rPr>
        <w:annotationRef/>
      </w:r>
      <w:r>
        <w:t>TODO: trim Aim 3 Rationale. The isolated-loop justification overlaps heavily with the Aim 3 introduction and can be shortened.</w:t>
      </w:r>
    </w:p>
  </w:comment>
  <w:comment w:id="86" w:author="Kosta Milovanovic" w:date="2026-03-30T16:29:00Z" w:initials="KM">
    <w:p w14:paraId="34B2CC40" w14:textId="77777777" w:rsidR="009E37DB" w:rsidRDefault="0036653D">
      <w:r>
        <w:rPr>
          <w:rStyle w:val="CommentReference"/>
        </w:rPr>
        <w:annotationRef/>
      </w:r>
      <w:r>
        <w:t>TODO: trim Aim 3 Methodology. This surgical protocol duplicates Section E; reduce to essentials and point to the detailed section.</w:t>
      </w:r>
    </w:p>
  </w:comment>
  <w:comment w:id="90" w:author="Milovanovic, Kosta" w:date="2026-03-20T03:33:00Z" w:initials="KM">
    <w:p w14:paraId="03DF1C6B" w14:textId="77777777" w:rsidR="009E37DB" w:rsidRDefault="0036653D">
      <w:r>
        <w:rPr>
          <w:rStyle w:val="CommentReference"/>
        </w:rPr>
        <w:annotationRef/>
      </w:r>
      <w:r>
        <w:t>Light review. Likely only rename the combined Aim 1/Aim 2 predictor if the final metric label changes. Preserve any nearby citations when reworking.</w:t>
      </w:r>
    </w:p>
  </w:comment>
  <w:comment w:id="89" w:author="Kosta Milovanovic" w:date="2026-03-30T16:29:00Z" w:initials="KM">
    <w:p w14:paraId="3A7207F3" w14:textId="79EFE439" w:rsidR="009E37DB" w:rsidRDefault="0036653D">
      <w:r>
        <w:rPr>
          <w:rStyle w:val="CommentReference"/>
        </w:rPr>
        <w:annotationRef/>
      </w:r>
      <w:r>
        <w:t>TODO: trim Aim 3 oral-gavage section. This can likely be compressed along with the rest of the smaller Aim 3 cuts.</w:t>
      </w:r>
    </w:p>
  </w:comment>
  <w:comment w:id="95" w:author="Kosta Milovanovic" w:date="2026-03-31T21:58:00Z" w:initials="KO">
    <w:p w14:paraId="70A255AD" w14:textId="2BE441F9" w:rsidR="009E37DB" w:rsidRDefault="0036653D">
      <w:r>
        <w:rPr>
          <w:rStyle w:val="CommentReference"/>
        </w:rPr>
        <w:annotationRef/>
      </w:r>
      <w:r>
        <w:t>Table 2 IS referenced in the vedolizumab paragraph ('Systemic Delivery of Antibody' section) which cites '(Table 2)' after the 73% bioavailability claim. Table should be kept.</w:t>
      </w:r>
    </w:p>
  </w:comment>
  <w:comment w:id="94" w:author="Milovanovic, Kosta" w:date="2026-03-20T03:33:00Z" w:initials="KM">
    <w:p w14:paraId="13D60CD4" w14:textId="7EE5978E" w:rsidR="009E37DB" w:rsidRDefault="0036653D">
      <w:r>
        <w:rPr>
          <w:rStyle w:val="CommentReference"/>
        </w:rPr>
        <w:annotationRef/>
      </w:r>
      <w:r>
        <w:t>Light review. The core expected-outcomes logic likely stays; update only the predictive-index terminology and any values that were tied to the old readout. Preserve [14, 15, 16].</w:t>
      </w:r>
    </w:p>
  </w:comment>
  <w:comment w:id="93" w:author="Kosta Milovanovic" w:date="2026-03-30T16:29:00Z" w:initials="KM">
    <w:p w14:paraId="3301C928" w14:textId="3E04CDCC" w:rsidR="009E37DB" w:rsidRDefault="0036653D">
      <w:r>
        <w:rPr>
          <w:rStyle w:val="CommentReference"/>
        </w:rPr>
        <w:annotationRef/>
      </w:r>
      <w:r>
        <w:t>TODO: tighten Aim 3 Expected Outcomes. Reduce repeated narrative and keep the outcome statement concise.</w:t>
      </w:r>
    </w:p>
  </w:comment>
  <w:comment w:id="97" w:author="Milovanovic, Kosta" w:date="2026-03-20T03:33:00Z" w:initials="KM">
    <w:p w14:paraId="5F111E7F" w14:textId="764E49E1" w:rsidR="009E37DB" w:rsidRDefault="0036653D">
      <w:r>
        <w:rPr>
          <w:rStyle w:val="CommentReference"/>
        </w:rPr>
        <w:annotationRef/>
      </w:r>
      <w:r>
        <w:t>Moderate review. Regression-model language likely stays, but power/effect-size wording may need checking if it was derived from the old fluorescence-area readout.</w:t>
      </w:r>
    </w:p>
  </w:comment>
  <w:comment w:id="102" w:author="Kosta Milovanovic" w:date="2026-03-30T16:29:00Z" w:initials="KM">
    <w:p w14:paraId="379801E3" w14:textId="52E45A01" w:rsidR="009E37DB" w:rsidRDefault="0036653D">
      <w:r>
        <w:rPr>
          <w:rStyle w:val="CommentReference"/>
        </w:rPr>
        <w:annotationRef/>
      </w:r>
      <w:r>
        <w:t>TODO: smaller Aim 3 trims. Revisit animal-procedure and timeline wording if needed; keep only what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D53FAF" w15:done="1"/>
  <w15:commentEx w15:paraId="6DE3D726" w15:paraIdParent="77D53FAF" w15:done="1"/>
  <w15:commentEx w15:paraId="1021257F" w15:done="0"/>
  <w15:commentEx w15:paraId="6039FF79" w15:paraIdParent="1021257F" w15:done="0"/>
  <w15:commentEx w15:paraId="73F393C9" w15:done="1"/>
  <w15:commentEx w15:paraId="29EB501E" w15:paraIdParent="73F393C9" w15:done="1"/>
  <w15:commentEx w15:paraId="0B922261" w15:done="1"/>
  <w15:commentEx w15:paraId="625F7B35" w15:done="1"/>
  <w15:commentEx w15:paraId="46989A2E" w15:done="0"/>
  <w15:commentEx w15:paraId="54F3F955" w15:done="0"/>
  <w15:commentEx w15:paraId="683C4744" w15:done="1"/>
  <w15:commentEx w15:paraId="3500AEAF" w15:paraIdParent="683C4744" w15:done="1"/>
  <w15:commentEx w15:paraId="14202514" w15:done="1"/>
  <w15:commentEx w15:paraId="50BC3E87" w15:done="0"/>
  <w15:commentEx w15:paraId="66103A69" w15:done="0"/>
  <w15:commentEx w15:paraId="3388E5E7" w15:paraIdParent="66103A69" w15:done="0"/>
  <w15:commentEx w15:paraId="628D15B3" w15:paraIdParent="66103A69" w15:done="0"/>
  <w15:commentEx w15:paraId="65D4BF61" w15:done="1"/>
  <w15:commentEx w15:paraId="592C4BD3" w15:done="0"/>
  <w15:commentEx w15:paraId="23E356EC" w15:done="1"/>
  <w15:commentEx w15:paraId="0EC21F2E" w15:done="0"/>
  <w15:commentEx w15:paraId="2D966658" w15:done="0"/>
  <w15:commentEx w15:paraId="6B86F0F7" w15:done="0"/>
  <w15:commentEx w15:paraId="3C5F8A7D" w15:done="1"/>
  <w15:commentEx w15:paraId="0FDC02D9" w15:done="1"/>
  <w15:commentEx w15:paraId="0ABACDA2" w15:done="1"/>
  <w15:commentEx w15:paraId="440B375B" w15:done="0"/>
  <w15:commentEx w15:paraId="59A4629D" w15:done="1"/>
  <w15:commentEx w15:paraId="00BA39FF" w15:done="1"/>
  <w15:commentEx w15:paraId="6E66EC08" w15:done="0"/>
  <w15:commentEx w15:paraId="072978DF" w15:done="0"/>
  <w15:commentEx w15:paraId="77CE5EB0" w15:done="1"/>
  <w15:commentEx w15:paraId="034FA988" w15:done="1"/>
  <w15:commentEx w15:paraId="102E42B3" w15:done="0"/>
  <w15:commentEx w15:paraId="56F3AF1E" w15:done="0"/>
  <w15:commentEx w15:paraId="49189BC9" w15:done="1"/>
  <w15:commentEx w15:paraId="179DC1B0" w15:done="0"/>
  <w15:commentEx w15:paraId="17FD272E" w15:done="1"/>
  <w15:commentEx w15:paraId="00A273D9" w15:done="1"/>
  <w15:commentEx w15:paraId="178A01EF" w15:done="0"/>
  <w15:commentEx w15:paraId="0904615D" w15:done="0"/>
  <w15:commentEx w15:paraId="7E9C0801" w15:done="0"/>
  <w15:commentEx w15:paraId="725700AF" w15:done="0"/>
  <w15:commentEx w15:paraId="0F6417FE" w15:done="1"/>
  <w15:commentEx w15:paraId="22277B3C" w15:done="1"/>
  <w15:commentEx w15:paraId="4C04A53D" w15:paraIdParent="22277B3C" w15:done="1"/>
  <w15:commentEx w15:paraId="7C60A9C4" w15:done="1"/>
  <w15:commentEx w15:paraId="5FAF6DF1" w15:done="1"/>
  <w15:commentEx w15:paraId="73D07983" w15:paraIdParent="5FAF6DF1" w15:done="1"/>
  <w15:commentEx w15:paraId="5552A60F" w15:done="0"/>
  <w15:commentEx w15:paraId="616F95FC" w15:done="0"/>
  <w15:commentEx w15:paraId="3E193B27" w15:done="0"/>
  <w15:commentEx w15:paraId="34B2CC40" w15:done="0"/>
  <w15:commentEx w15:paraId="03DF1C6B" w15:done="0"/>
  <w15:commentEx w15:paraId="3A7207F3" w15:done="0"/>
  <w15:commentEx w15:paraId="70A255AD" w15:done="0"/>
  <w15:commentEx w15:paraId="13D60CD4" w15:done="0"/>
  <w15:commentEx w15:paraId="3301C928" w15:done="0"/>
  <w15:commentEx w15:paraId="5F111E7F" w15:done="0"/>
  <w15:commentEx w15:paraId="379801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D53FAF" w16cid:durableId="77D53FAF"/>
  <w16cid:commentId w16cid:paraId="6DE3D726" w16cid:durableId="6DE3D726"/>
  <w16cid:commentId w16cid:paraId="1021257F" w16cid:durableId="1021257F"/>
  <w16cid:commentId w16cid:paraId="6039FF79" w16cid:durableId="6039FF79"/>
  <w16cid:commentId w16cid:paraId="73F393C9" w16cid:durableId="73F393C9"/>
  <w16cid:commentId w16cid:paraId="29EB501E" w16cid:durableId="29EB501E"/>
  <w16cid:commentId w16cid:paraId="0B922261" w16cid:durableId="0B922261"/>
  <w16cid:commentId w16cid:paraId="625F7B35" w16cid:durableId="625F7B35"/>
  <w16cid:commentId w16cid:paraId="46989A2E" w16cid:durableId="46989A2E"/>
  <w16cid:commentId w16cid:paraId="54F3F955" w16cid:durableId="54F3F955"/>
  <w16cid:commentId w16cid:paraId="683C4744" w16cid:durableId="683C4744"/>
  <w16cid:commentId w16cid:paraId="3500AEAF" w16cid:durableId="3500AEAF"/>
  <w16cid:commentId w16cid:paraId="14202514" w16cid:durableId="14202514"/>
  <w16cid:commentId w16cid:paraId="50BC3E87" w16cid:durableId="50BC3E87"/>
  <w16cid:commentId w16cid:paraId="66103A69" w16cid:durableId="66103A69"/>
  <w16cid:commentId w16cid:paraId="3388E5E7" w16cid:durableId="3388E5E7"/>
  <w16cid:commentId w16cid:paraId="628D15B3" w16cid:durableId="628D15B3"/>
  <w16cid:commentId w16cid:paraId="65D4BF61" w16cid:durableId="65D4BF61"/>
  <w16cid:commentId w16cid:paraId="592C4BD3" w16cid:durableId="592C4BD3"/>
  <w16cid:commentId w16cid:paraId="23E356EC" w16cid:durableId="23E356EC"/>
  <w16cid:commentId w16cid:paraId="0EC21F2E" w16cid:durableId="0EC21F2E"/>
  <w16cid:commentId w16cid:paraId="2D966658" w16cid:durableId="2D966658"/>
  <w16cid:commentId w16cid:paraId="6B86F0F7" w16cid:durableId="6B86F0F7"/>
  <w16cid:commentId w16cid:paraId="3C5F8A7D" w16cid:durableId="3C5F8A7D"/>
  <w16cid:commentId w16cid:paraId="0FDC02D9" w16cid:durableId="0FDC02D9"/>
  <w16cid:commentId w16cid:paraId="0ABACDA2" w16cid:durableId="0ABACDA2"/>
  <w16cid:commentId w16cid:paraId="440B375B" w16cid:durableId="440B375B"/>
  <w16cid:commentId w16cid:paraId="59A4629D" w16cid:durableId="59A4629D"/>
  <w16cid:commentId w16cid:paraId="00BA39FF" w16cid:durableId="00BA39FF"/>
  <w16cid:commentId w16cid:paraId="6E66EC08" w16cid:durableId="6E66EC08"/>
  <w16cid:commentId w16cid:paraId="072978DF" w16cid:durableId="072978DF"/>
  <w16cid:commentId w16cid:paraId="77CE5EB0" w16cid:durableId="77CE5EB0"/>
  <w16cid:commentId w16cid:paraId="034FA988" w16cid:durableId="034FA988"/>
  <w16cid:commentId w16cid:paraId="102E42B3" w16cid:durableId="102E42B3"/>
  <w16cid:commentId w16cid:paraId="56F3AF1E" w16cid:durableId="56F3AF1E"/>
  <w16cid:commentId w16cid:paraId="49189BC9" w16cid:durableId="49189BC9"/>
  <w16cid:commentId w16cid:paraId="179DC1B0" w16cid:durableId="179DC1B0"/>
  <w16cid:commentId w16cid:paraId="17FD272E" w16cid:durableId="17FD272E"/>
  <w16cid:commentId w16cid:paraId="00A273D9" w16cid:durableId="00A273D9"/>
  <w16cid:commentId w16cid:paraId="178A01EF" w16cid:durableId="178A01EF"/>
  <w16cid:commentId w16cid:paraId="0904615D" w16cid:durableId="0904615D"/>
  <w16cid:commentId w16cid:paraId="7E9C0801" w16cid:durableId="7E9C0801"/>
  <w16cid:commentId w16cid:paraId="725700AF" w16cid:durableId="725700AF"/>
  <w16cid:commentId w16cid:paraId="0F6417FE" w16cid:durableId="0F6417FE"/>
  <w16cid:commentId w16cid:paraId="22277B3C" w16cid:durableId="22277B3C"/>
  <w16cid:commentId w16cid:paraId="4C04A53D" w16cid:durableId="4C04A53D"/>
  <w16cid:commentId w16cid:paraId="7C60A9C4" w16cid:durableId="7C60A9C4"/>
  <w16cid:commentId w16cid:paraId="5FAF6DF1" w16cid:durableId="5FAF6DF1"/>
  <w16cid:commentId w16cid:paraId="73D07983" w16cid:durableId="73D07983"/>
  <w16cid:commentId w16cid:paraId="5552A60F" w16cid:durableId="5552A60F"/>
  <w16cid:commentId w16cid:paraId="616F95FC" w16cid:durableId="616F95FC"/>
  <w16cid:commentId w16cid:paraId="3E193B27" w16cid:durableId="3E193B27"/>
  <w16cid:commentId w16cid:paraId="34B2CC40" w16cid:durableId="34B2CC40"/>
  <w16cid:commentId w16cid:paraId="03DF1C6B" w16cid:durableId="03DF1C6B"/>
  <w16cid:commentId w16cid:paraId="3A7207F3" w16cid:durableId="3A7207F3"/>
  <w16cid:commentId w16cid:paraId="70A255AD" w16cid:durableId="70A255AD"/>
  <w16cid:commentId w16cid:paraId="13D60CD4" w16cid:durableId="13D60CD4"/>
  <w16cid:commentId w16cid:paraId="3301C928" w16cid:durableId="3301C928"/>
  <w16cid:commentId w16cid:paraId="5F111E7F" w16cid:durableId="5F111E7F"/>
  <w16cid:commentId w16cid:paraId="379801E3" w16cid:durableId="379801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roman"/>
    <w:notTrueType/>
    <w:pitch w:val="default"/>
  </w:font>
  <w:font w:name="Consolas">
    <w:panose1 w:val="020B0609020204030204"/>
    <w:charset w:val="00"/>
    <w:family w:val="roman"/>
    <w:notTrueType/>
    <w:pitch w:val="default"/>
  </w:font>
  <w:font w:name="Helvetica">
    <w:panose1 w:val="00000000000000000000"/>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B62"/>
    <w:multiLevelType w:val="multilevel"/>
    <w:tmpl w:val="C0BEAAAC"/>
    <w:lvl w:ilvl="0">
      <w:start w:val="1"/>
      <w:numFmt w:val="bullet"/>
      <w:pStyle w:val="ListBullet2"/>
      <w:lvlText w:val=""/>
      <w:lvlJc w:val="left"/>
      <w:pPr>
        <w:ind w:left="72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 w15:restartNumberingAfterBreak="0">
    <w:nsid w:val="049D2C21"/>
    <w:multiLevelType w:val="multilevel"/>
    <w:tmpl w:val="3348D9AC"/>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6223F0"/>
    <w:multiLevelType w:val="multilevel"/>
    <w:tmpl w:val="ECAE8B60"/>
    <w:lvl w:ilvl="0">
      <w:start w:val="1"/>
      <w:numFmt w:val="bullet"/>
      <w:pStyle w:val="ListBullet3"/>
      <w:lvlText w:val=""/>
      <w:lvlJc w:val="left"/>
      <w:pPr>
        <w:ind w:left="108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3" w15:restartNumberingAfterBreak="0">
    <w:nsid w:val="0917677A"/>
    <w:multiLevelType w:val="multilevel"/>
    <w:tmpl w:val="277074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9FF2712"/>
    <w:multiLevelType w:val="multilevel"/>
    <w:tmpl w:val="11707D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0AF20BC8"/>
    <w:multiLevelType w:val="multilevel"/>
    <w:tmpl w:val="792E4550"/>
    <w:lvl w:ilvl="0">
      <w:start w:val="1"/>
      <w:numFmt w:val="decimal"/>
      <w:pStyle w:val="ListNumber5"/>
      <w:lvlText w:val="%1."/>
      <w:lvlJc w:val="left"/>
      <w:pPr>
        <w:ind w:left="180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6" w15:restartNumberingAfterBreak="0">
    <w:nsid w:val="0FE02C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B3A25C7"/>
    <w:multiLevelType w:val="multilevel"/>
    <w:tmpl w:val="DF486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D5D2CD2"/>
    <w:multiLevelType w:val="multilevel"/>
    <w:tmpl w:val="70642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1E473F84"/>
    <w:multiLevelType w:val="multilevel"/>
    <w:tmpl w:val="E644407A"/>
    <w:lvl w:ilvl="0">
      <w:start w:val="1"/>
      <w:numFmt w:val="decimal"/>
      <w:pStyle w:val="ListNumber3"/>
      <w:lvlText w:val="%1."/>
      <w:lvlJc w:val="left"/>
      <w:pPr>
        <w:ind w:left="108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0" w15:restartNumberingAfterBreak="0">
    <w:nsid w:val="23791FC3"/>
    <w:multiLevelType w:val="multilevel"/>
    <w:tmpl w:val="421A5B24"/>
    <w:lvl w:ilvl="0">
      <w:start w:val="1"/>
      <w:numFmt w:val="decimal"/>
      <w:pStyle w:val="ListNumber2"/>
      <w:lvlText w:val="%1."/>
      <w:lvlJc w:val="left"/>
      <w:pPr>
        <w:ind w:left="72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1" w15:restartNumberingAfterBreak="0">
    <w:nsid w:val="2D2C2762"/>
    <w:multiLevelType w:val="multilevel"/>
    <w:tmpl w:val="4866D34C"/>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3B8680A"/>
    <w:multiLevelType w:val="multilevel"/>
    <w:tmpl w:val="1528214A"/>
    <w:lvl w:ilvl="0">
      <w:start w:val="1"/>
      <w:numFmt w:val="upperRoman"/>
      <w:lvlText w:val="Article %1."/>
      <w:lvlJc w:val="left"/>
      <w:pPr>
        <w:ind w:left="0" w:hanging="360"/>
      </w:pPr>
    </w:lvl>
    <w:lvl w:ilvl="1">
      <w:start w:val="1"/>
      <w:numFmt w:val="decimal"/>
      <w:lvlText w:val="Section %1.%2"/>
      <w:lvlJc w:val="left"/>
      <w:pPr>
        <w:ind w:left="0" w:hanging="360"/>
      </w:pPr>
    </w:lvl>
    <w:lvl w:ilvl="2">
      <w:start w:val="1"/>
      <w:numFmt w:val="lowerLetter"/>
      <w:lvlText w:val="(%3)"/>
      <w:lvlJc w:val="left"/>
      <w:pPr>
        <w:ind w:left="720" w:hanging="360"/>
      </w:pPr>
    </w:lvl>
    <w:lvl w:ilvl="3">
      <w:start w:val="1"/>
      <w:numFmt w:val="lowerRoman"/>
      <w:lvlText w:val="(%4)"/>
      <w:lvlJc w:val="left"/>
      <w:pPr>
        <w:ind w:left="864" w:hanging="360"/>
      </w:pPr>
    </w:lvl>
    <w:lvl w:ilvl="4">
      <w:start w:val="1"/>
      <w:numFmt w:val="decimal"/>
      <w:lvlText w:val="%5)"/>
      <w:lvlJc w:val="left"/>
      <w:pPr>
        <w:ind w:left="1008" w:hanging="360"/>
      </w:pPr>
    </w:lvl>
    <w:lvl w:ilvl="5">
      <w:start w:val="1"/>
      <w:numFmt w:val="lowerLetter"/>
      <w:lvlText w:val="%6)"/>
      <w:lvlJc w:val="left"/>
      <w:pPr>
        <w:ind w:left="1152" w:hanging="360"/>
      </w:pPr>
    </w:lvl>
    <w:lvl w:ilvl="6">
      <w:start w:val="1"/>
      <w:numFmt w:val="lowerRoman"/>
      <w:lvlText w:val="%7)"/>
      <w:lvlJc w:val="left"/>
      <w:pPr>
        <w:ind w:left="1296" w:hanging="360"/>
      </w:pPr>
    </w:lvl>
    <w:lvl w:ilvl="7">
      <w:start w:val="1"/>
      <w:numFmt w:val="lowerLetter"/>
      <w:lvlText w:val="%8."/>
      <w:lvlJc w:val="left"/>
      <w:pPr>
        <w:ind w:left="1440" w:hanging="360"/>
      </w:pPr>
    </w:lvl>
    <w:lvl w:ilvl="8">
      <w:start w:val="1"/>
      <w:numFmt w:val="lowerRoman"/>
      <w:lvlText w:val="%9."/>
      <w:lvlJc w:val="left"/>
      <w:pPr>
        <w:ind w:left="1584" w:hanging="360"/>
      </w:pPr>
    </w:lvl>
  </w:abstractNum>
  <w:abstractNum w:abstractNumId="13" w15:restartNumberingAfterBreak="0">
    <w:nsid w:val="352B74FA"/>
    <w:multiLevelType w:val="multilevel"/>
    <w:tmpl w:val="F7F4E128"/>
    <w:lvl w:ilvl="0">
      <w:start w:val="1"/>
      <w:numFmt w:val="bullet"/>
      <w:pStyle w:val="ListBullet"/>
      <w:lvlText w:val=""/>
      <w:lvlJc w:val="left"/>
      <w:pPr>
        <w:ind w:left="36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4" w15:restartNumberingAfterBreak="0">
    <w:nsid w:val="440A7411"/>
    <w:multiLevelType w:val="multilevel"/>
    <w:tmpl w:val="F800D5C0"/>
    <w:lvl w:ilvl="0">
      <w:start w:val="1"/>
      <w:numFmt w:val="bullet"/>
      <w:pStyle w:val="ListBullet5"/>
      <w:lvlText w:val=""/>
      <w:lvlJc w:val="left"/>
      <w:pPr>
        <w:ind w:left="180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5" w15:restartNumberingAfterBreak="0">
    <w:nsid w:val="49242F51"/>
    <w:multiLevelType w:val="multilevel"/>
    <w:tmpl w:val="FBAA6E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ABF57B3"/>
    <w:multiLevelType w:val="multilevel"/>
    <w:tmpl w:val="874E2380"/>
    <w:lvl w:ilvl="0">
      <w:start w:val="1"/>
      <w:numFmt w:val="bullet"/>
      <w:lvlText w:val="•"/>
      <w:lvlJc w:val="left"/>
      <w:pPr>
        <w:ind w:left="72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7" w15:restartNumberingAfterBreak="0">
    <w:nsid w:val="4ADD4ECF"/>
    <w:multiLevelType w:val="multilevel"/>
    <w:tmpl w:val="2048B4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9196D6F"/>
    <w:multiLevelType w:val="multilevel"/>
    <w:tmpl w:val="01B26092"/>
    <w:lvl w:ilvl="0">
      <w:start w:val="1"/>
      <w:numFmt w:val="decimal"/>
      <w:pStyle w:val="ListNumber4"/>
      <w:lvlText w:val="%1."/>
      <w:lvlJc w:val="left"/>
      <w:pPr>
        <w:ind w:left="144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19" w15:restartNumberingAfterBreak="0">
    <w:nsid w:val="5D902B3E"/>
    <w:multiLevelType w:val="multilevel"/>
    <w:tmpl w:val="4DA4F152"/>
    <w:lvl w:ilvl="0">
      <w:start w:val="1"/>
      <w:numFmt w:val="bullet"/>
      <w:pStyle w:val="ListBullet4"/>
      <w:lvlText w:val=""/>
      <w:lvlJc w:val="left"/>
      <w:pPr>
        <w:ind w:left="1440" w:hanging="360"/>
      </w:pPr>
      <w:rPr>
        <w:rFonts w:ascii="Symbol" w:hAnsi="Symbol" w:hint="default"/>
      </w:r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20" w15:restartNumberingAfterBreak="0">
    <w:nsid w:val="6174608D"/>
    <w:multiLevelType w:val="multilevel"/>
    <w:tmpl w:val="B87AD9AC"/>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360"/>
      </w:pPr>
    </w:lvl>
    <w:lvl w:ilvl="3">
      <w:start w:val="1"/>
      <w:numFmt w:val="decimal"/>
      <w:lvlText w:val="%1.%2.%3.%4."/>
      <w:lvlJc w:val="left"/>
      <w:pPr>
        <w:ind w:left="1728" w:hanging="360"/>
      </w:pPr>
    </w:lvl>
    <w:lvl w:ilvl="4">
      <w:start w:val="1"/>
      <w:numFmt w:val="decimal"/>
      <w:lvlText w:val="%1.%2.%3.%4.%5."/>
      <w:lvlJc w:val="left"/>
      <w:pPr>
        <w:ind w:left="2232" w:hanging="360"/>
      </w:pPr>
    </w:lvl>
    <w:lvl w:ilvl="5">
      <w:start w:val="1"/>
      <w:numFmt w:val="decimal"/>
      <w:lvlText w:val="%1.%2.%3.%4.%5.%6."/>
      <w:lvlJc w:val="left"/>
      <w:pPr>
        <w:ind w:left="2736" w:hanging="360"/>
      </w:pPr>
    </w:lvl>
    <w:lvl w:ilvl="6">
      <w:start w:val="1"/>
      <w:numFmt w:val="decimal"/>
      <w:lvlText w:val="%1.%2.%3.%4.%5.%6.%7."/>
      <w:lvlJc w:val="left"/>
      <w:pPr>
        <w:ind w:left="3240" w:hanging="360"/>
      </w:pPr>
    </w:lvl>
    <w:lvl w:ilvl="7">
      <w:start w:val="1"/>
      <w:numFmt w:val="decimal"/>
      <w:lvlText w:val="%1.%2.%3.%4.%5.%6.%7.%8."/>
      <w:lvlJc w:val="left"/>
      <w:pPr>
        <w:ind w:left="3744" w:hanging="360"/>
      </w:pPr>
    </w:lvl>
    <w:lvl w:ilvl="8">
      <w:start w:val="1"/>
      <w:numFmt w:val="decimal"/>
      <w:lvlText w:val="%1.%2.%3.%4.%5.%6.%7.%8.%9."/>
      <w:lvlJc w:val="left"/>
      <w:pPr>
        <w:ind w:left="4320" w:hanging="360"/>
      </w:pPr>
    </w:lvl>
  </w:abstractNum>
  <w:abstractNum w:abstractNumId="21" w15:restartNumberingAfterBreak="0">
    <w:nsid w:val="6EA3427A"/>
    <w:multiLevelType w:val="multilevel"/>
    <w:tmpl w:val="20AE0EE2"/>
    <w:lvl w:ilvl="0">
      <w:start w:val="1"/>
      <w:numFmt w:val="decimal"/>
      <w:pStyle w:val="ListNumber"/>
      <w:lvlText w:val="%1."/>
      <w:lvlJc w:val="left"/>
      <w:pPr>
        <w:ind w:left="360" w:hanging="360"/>
      </w:pPr>
    </w:lvl>
    <w:lvl w:ilvl="1">
      <w:start w:val="1"/>
      <w:numFmt w:val="decimal"/>
      <w:lvlText w:val=""/>
      <w:lvlJc w:val="left"/>
      <w:pPr>
        <w:ind w:left="720" w:hanging="360"/>
      </w:pPr>
    </w:lvl>
    <w:lvl w:ilvl="2">
      <w:start w:val="1"/>
      <w:numFmt w:val="decimal"/>
      <w:lvlText w:val=""/>
      <w:lvlJc w:val="left"/>
      <w:pPr>
        <w:ind w:left="720" w:hanging="360"/>
      </w:pPr>
    </w:lvl>
    <w:lvl w:ilvl="3">
      <w:start w:val="1"/>
      <w:numFmt w:val="decimal"/>
      <w:lvlText w:val=""/>
      <w:lvlJc w:val="left"/>
      <w:pPr>
        <w:ind w:left="720" w:hanging="360"/>
      </w:pPr>
    </w:lvl>
    <w:lvl w:ilvl="4">
      <w:start w:val="1"/>
      <w:numFmt w:val="decimal"/>
      <w:lvlText w:val=""/>
      <w:lvlJc w:val="left"/>
      <w:pPr>
        <w:ind w:left="720" w:hanging="360"/>
      </w:pPr>
    </w:lvl>
    <w:lvl w:ilvl="5">
      <w:start w:val="1"/>
      <w:numFmt w:val="decimal"/>
      <w:lvlText w:val=""/>
      <w:lvlJc w:val="left"/>
      <w:pPr>
        <w:ind w:left="720" w:hanging="360"/>
      </w:pPr>
    </w:lvl>
    <w:lvl w:ilvl="6">
      <w:start w:val="1"/>
      <w:numFmt w:val="decimal"/>
      <w:lvlText w:val=""/>
      <w:lvlJc w:val="left"/>
      <w:pPr>
        <w:ind w:left="720" w:hanging="360"/>
      </w:pPr>
    </w:lvl>
    <w:lvl w:ilvl="7">
      <w:start w:val="1"/>
      <w:numFmt w:val="decimal"/>
      <w:lvlText w:val=""/>
      <w:lvlJc w:val="left"/>
      <w:pPr>
        <w:ind w:left="720" w:hanging="360"/>
      </w:pPr>
    </w:lvl>
    <w:lvl w:ilvl="8">
      <w:start w:val="1"/>
      <w:numFmt w:val="decimal"/>
      <w:lvlText w:val=""/>
      <w:lvlJc w:val="left"/>
      <w:pPr>
        <w:ind w:left="720" w:hanging="360"/>
      </w:pPr>
    </w:lvl>
  </w:abstractNum>
  <w:abstractNum w:abstractNumId="22" w15:restartNumberingAfterBreak="0">
    <w:nsid w:val="71B032DB"/>
    <w:multiLevelType w:val="multilevel"/>
    <w:tmpl w:val="7FFA0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34903356">
    <w:abstractNumId w:val="11"/>
  </w:num>
  <w:num w:numId="2" w16cid:durableId="71895084">
    <w:abstractNumId w:val="1"/>
  </w:num>
  <w:num w:numId="3" w16cid:durableId="530723719">
    <w:abstractNumId w:val="15"/>
  </w:num>
  <w:num w:numId="4" w16cid:durableId="280649453">
    <w:abstractNumId w:val="16"/>
  </w:num>
  <w:num w:numId="5" w16cid:durableId="386101538">
    <w:abstractNumId w:val="3"/>
  </w:num>
  <w:num w:numId="6" w16cid:durableId="1595819129">
    <w:abstractNumId w:val="8"/>
  </w:num>
  <w:num w:numId="7" w16cid:durableId="156002830">
    <w:abstractNumId w:val="4"/>
  </w:num>
  <w:num w:numId="8" w16cid:durableId="1416903613">
    <w:abstractNumId w:val="7"/>
  </w:num>
  <w:num w:numId="9" w16cid:durableId="1438646320">
    <w:abstractNumId w:val="17"/>
  </w:num>
  <w:num w:numId="10" w16cid:durableId="2130779360">
    <w:abstractNumId w:val="22"/>
  </w:num>
  <w:num w:numId="11" w16cid:durableId="120390748">
    <w:abstractNumId w:val="20"/>
  </w:num>
  <w:num w:numId="12" w16cid:durableId="1756854351">
    <w:abstractNumId w:val="6"/>
  </w:num>
  <w:num w:numId="13" w16cid:durableId="328484762">
    <w:abstractNumId w:val="12"/>
  </w:num>
  <w:num w:numId="14" w16cid:durableId="1824085428">
    <w:abstractNumId w:val="13"/>
  </w:num>
  <w:num w:numId="15" w16cid:durableId="2116052233">
    <w:abstractNumId w:val="0"/>
  </w:num>
  <w:num w:numId="16" w16cid:durableId="827940276">
    <w:abstractNumId w:val="2"/>
  </w:num>
  <w:num w:numId="17" w16cid:durableId="140470216">
    <w:abstractNumId w:val="19"/>
  </w:num>
  <w:num w:numId="18" w16cid:durableId="1797023951">
    <w:abstractNumId w:val="14"/>
  </w:num>
  <w:num w:numId="19" w16cid:durableId="601689255">
    <w:abstractNumId w:val="21"/>
  </w:num>
  <w:num w:numId="20" w16cid:durableId="1027827282">
    <w:abstractNumId w:val="10"/>
  </w:num>
  <w:num w:numId="21" w16cid:durableId="1362440507">
    <w:abstractNumId w:val="9"/>
  </w:num>
  <w:num w:numId="22" w16cid:durableId="622927595">
    <w:abstractNumId w:val="18"/>
  </w:num>
  <w:num w:numId="23" w16cid:durableId="11170694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sta Milovanovic">
    <w15:presenceInfo w15:providerId="Windows Live" w15:userId="a6a4e0f08cbc1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DB"/>
    <w:rsid w:val="00173D05"/>
    <w:rsid w:val="0023757E"/>
    <w:rsid w:val="0036653D"/>
    <w:rsid w:val="003C4CA7"/>
    <w:rsid w:val="003E4CB7"/>
    <w:rsid w:val="00410A9F"/>
    <w:rsid w:val="008F00D7"/>
    <w:rsid w:val="009E37DB"/>
    <w:rsid w:val="00C011CC"/>
    <w:rsid w:val="00C85D26"/>
    <w:rsid w:val="00CD3B8C"/>
    <w:rsid w:val="00DC5A3C"/>
    <w:rsid w:val="00EB7183"/>
    <w:rsid w:val="00FA5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0DA6506-4355-7B48-9840-700720D9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eastAsia="Arial" w:hAnsi="Arial" w:cs="Arial"/>
    </w:rPr>
  </w:style>
  <w:style w:type="paragraph" w:styleId="Heading1">
    <w:name w:val="heading 1"/>
    <w:basedOn w:val="Normal"/>
    <w:next w:val="Normal"/>
    <w:uiPriority w:val="9"/>
    <w:qFormat/>
    <w:pPr>
      <w:keepNext/>
      <w:keepLines/>
      <w:outlineLvl w:val="0"/>
    </w:pPr>
    <w:rPr>
      <w:b/>
      <w:color w:val="000000"/>
      <w:u w:val="single"/>
    </w:rPr>
  </w:style>
  <w:style w:type="paragraph" w:styleId="Heading2">
    <w:name w:val="heading 2"/>
    <w:basedOn w:val="Normal"/>
    <w:next w:val="NoSpacing"/>
    <w:uiPriority w:val="9"/>
    <w:unhideWhenUsed/>
    <w:qFormat/>
    <w:pPr>
      <w:outlineLvl w:val="1"/>
    </w:pPr>
    <w:rPr>
      <w:b/>
      <w:i/>
      <w:color w:val="000000"/>
      <w:u w:val="single"/>
    </w:rPr>
  </w:style>
  <w:style w:type="paragraph" w:styleId="Heading3">
    <w:name w:val="heading 3"/>
    <w:basedOn w:val="Normal"/>
    <w:next w:val="Normal"/>
    <w:uiPriority w:val="9"/>
    <w:unhideWhenUsed/>
    <w:qFormat/>
    <w:pPr>
      <w:outlineLvl w:val="2"/>
    </w:pPr>
    <w:rPr>
      <w:i/>
      <w:u w:val="single"/>
    </w:rPr>
  </w:style>
  <w:style w:type="paragraph" w:styleId="Heading4">
    <w:name w:val="heading 4"/>
    <w:basedOn w:val="Normal"/>
    <w:next w:val="Normal"/>
    <w:uiPriority w:val="9"/>
    <w:semiHidden/>
    <w:unhideWhenUsed/>
    <w:qFormat/>
    <w:pPr>
      <w:keepNext/>
      <w:keepLines/>
      <w:outlineLvl w:val="3"/>
    </w:pPr>
    <w:rPr>
      <w:b/>
    </w:rPr>
  </w:style>
  <w:style w:type="paragraph" w:styleId="Heading5">
    <w:name w:val="heading 5"/>
    <w:basedOn w:val="Normal"/>
    <w:next w:val="Normal"/>
    <w:uiPriority w:val="9"/>
    <w:semiHidden/>
    <w:unhideWhenUsed/>
    <w:qFormat/>
    <w:pPr>
      <w:keepNext/>
      <w:keepLines/>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qFormat/>
    <w:pPr>
      <w:keepNext/>
      <w:keepLines/>
      <w:spacing w:before="40" w:after="0"/>
      <w:outlineLvl w:val="6"/>
    </w:pPr>
    <w:rPr>
      <w:i/>
      <w:color w:val="0A2F40"/>
    </w:rPr>
  </w:style>
  <w:style w:type="paragraph" w:styleId="Heading8">
    <w:name w:val="heading 8"/>
    <w:basedOn w:val="Normal"/>
    <w:next w:val="Normal"/>
    <w:qFormat/>
    <w:pPr>
      <w:keepNext/>
      <w:keepLines/>
      <w:spacing w:before="40" w:after="0"/>
      <w:outlineLvl w:val="7"/>
    </w:pPr>
    <w:rPr>
      <w:color w:val="272727"/>
      <w:sz w:val="21"/>
      <w:szCs w:val="21"/>
    </w:rPr>
  </w:style>
  <w:style w:type="paragraph" w:styleId="Heading9">
    <w:name w:val="heading 9"/>
    <w:basedOn w:val="Normal"/>
    <w:next w:val="Normal"/>
    <w:qFormat/>
    <w:pPr>
      <w:keepNext/>
      <w:keepLines/>
      <w:spacing w:before="40" w:after="0"/>
      <w:outlineLvl w:val="8"/>
    </w:pPr>
    <w:rPr>
      <w:i/>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32"/>
      <w:szCs w:val="32"/>
    </w:rPr>
  </w:style>
  <w:style w:type="character" w:customStyle="1" w:styleId="Heading2Char">
    <w:name w:val="Heading 2 Char"/>
    <w:basedOn w:val="DefaultParagraphFont"/>
    <w:rPr>
      <w:rFonts w:ascii="Arial" w:eastAsia="Arial" w:hAnsi="Arial" w:cs="Arial"/>
      <w:b/>
      <w:i/>
      <w:color w:val="000000"/>
      <w:sz w:val="22"/>
      <w:szCs w:val="22"/>
      <w:u w:val="single"/>
    </w:rPr>
  </w:style>
  <w:style w:type="character" w:customStyle="1" w:styleId="Heading3Char">
    <w:name w:val="Heading 3 Char"/>
    <w:basedOn w:val="DefaultParagraphFont"/>
    <w:rPr>
      <w:rFonts w:ascii="Arial" w:eastAsia="Arial" w:hAnsi="Arial" w:cs="Arial"/>
      <w:i/>
      <w:sz w:val="22"/>
      <w:szCs w:val="22"/>
      <w:u w:val="single"/>
    </w:rPr>
  </w:style>
  <w:style w:type="character" w:styleId="Hyperlink">
    <w:name w:val="Hyperlink"/>
    <w:basedOn w:val="DefaultParagraphFont"/>
    <w:rPr>
      <w:color w:val="0000FF"/>
      <w:u w:val="single"/>
    </w:rPr>
  </w:style>
  <w:style w:type="paragraph" w:styleId="NormalWeb">
    <w:name w:val="Normal (Web)"/>
    <w:basedOn w:val="Normal"/>
    <w:pPr>
      <w:spacing w:before="100" w:after="100"/>
    </w:pPr>
    <w:rPr>
      <w:rFonts w:ascii="Times New Roman" w:eastAsia="Times New Roman" w:hAnsi="Times New Roman" w:cs="Times New Roman"/>
    </w:rPr>
  </w:style>
  <w:style w:type="paragraph" w:styleId="Revision">
    <w:name w:val="Revision"/>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rPr>
  </w:style>
  <w:style w:type="character" w:customStyle="1" w:styleId="CommentSubjectChar">
    <w:name w:val="Comment Subject Char"/>
    <w:basedOn w:val="CommentTextChar"/>
    <w:rPr>
      <w:b/>
      <w:sz w:val="20"/>
      <w:szCs w:val="20"/>
    </w:rPr>
  </w:style>
  <w:style w:type="character" w:customStyle="1" w:styleId="Heading1Char">
    <w:name w:val="Heading 1 Char"/>
    <w:basedOn w:val="DefaultParagraphFont"/>
    <w:rPr>
      <w:rFonts w:ascii="Arial" w:eastAsia="Arial" w:hAnsi="Arial" w:cs="Arial"/>
      <w:b/>
      <w:color w:val="000000"/>
      <w:sz w:val="22"/>
      <w:szCs w:val="22"/>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rPr>
      <w:rFonts w:ascii="Segoe UI" w:eastAsia="Segoe UI" w:hAnsi="Segoe UI" w:cs="Segoe UI"/>
      <w:sz w:val="18"/>
      <w:szCs w:val="18"/>
    </w:rPr>
  </w:style>
  <w:style w:type="character" w:customStyle="1" w:styleId="BalloonTextChar">
    <w:name w:val="Balloon Text Char"/>
    <w:basedOn w:val="DefaultParagraphFont"/>
    <w:rPr>
      <w:rFonts w:ascii="Segoe UI" w:eastAsia="Segoe UI" w:hAnsi="Segoe UI" w:cs="Segoe UI"/>
      <w:sz w:val="18"/>
      <w:szCs w:val="18"/>
    </w:rPr>
  </w:style>
  <w:style w:type="paragraph" w:styleId="NoSpacing">
    <w:name w:val="No Spacing"/>
    <w:qFormat/>
  </w:style>
  <w:style w:type="paragraph" w:customStyle="1" w:styleId="EndNoteBibliographyTitle">
    <w:name w:val="EndNote Bibliography Title"/>
    <w:basedOn w:val="Normal"/>
    <w:pPr>
      <w:jc w:val="center"/>
    </w:pPr>
    <w:rPr>
      <w:rFonts w:ascii="Calibri" w:eastAsia="Calibri" w:hAnsi="Calibri" w:cs="Calibri"/>
    </w:rPr>
  </w:style>
  <w:style w:type="character" w:customStyle="1" w:styleId="EndNoteBibliographyTitleChar">
    <w:name w:val="EndNote Bibliography Title Char"/>
    <w:basedOn w:val="DefaultParagraphFont"/>
    <w:rPr>
      <w:sz w:val="22"/>
      <w:szCs w:val="22"/>
    </w:rPr>
  </w:style>
  <w:style w:type="paragraph" w:customStyle="1" w:styleId="EndNoteBibliography">
    <w:name w:val="EndNote Bibliography"/>
    <w:basedOn w:val="Normal"/>
    <w:rPr>
      <w:rFonts w:ascii="Calibri" w:eastAsia="Calibri" w:hAnsi="Calibri" w:cs="Calibri"/>
    </w:rPr>
  </w:style>
  <w:style w:type="character" w:customStyle="1" w:styleId="EndNoteBibliographyChar">
    <w:name w:val="EndNote Bibliography Char"/>
    <w:basedOn w:val="DefaultParagraphFont"/>
    <w:rPr>
      <w:sz w:val="22"/>
      <w:szCs w:val="22"/>
    </w:rPr>
  </w:style>
  <w:style w:type="paragraph" w:styleId="Header">
    <w:name w:val="header"/>
    <w:basedOn w:val="Normal"/>
  </w:style>
  <w:style w:type="character" w:customStyle="1" w:styleId="HeaderChar">
    <w:name w:val="Header Char"/>
    <w:basedOn w:val="DefaultParagraphFont"/>
    <w:rPr>
      <w:sz w:val="22"/>
      <w:szCs w:val="22"/>
    </w:rPr>
  </w:style>
  <w:style w:type="paragraph" w:styleId="Footer">
    <w:name w:val="footer"/>
    <w:basedOn w:val="Normal"/>
  </w:style>
  <w:style w:type="character" w:customStyle="1" w:styleId="FooterChar">
    <w:name w:val="Footer Char"/>
    <w:basedOn w:val="DefaultParagraphFont"/>
    <w:rPr>
      <w:sz w:val="22"/>
      <w:szCs w:val="22"/>
    </w:rPr>
  </w:style>
  <w:style w:type="table" w:styleId="TableGrid">
    <w:name w:val="Table Grid"/>
    <w:basedOn w:val="TableNormal"/>
    <w:tblPr/>
  </w:style>
  <w:style w:type="character" w:styleId="UnresolvedMention">
    <w:name w:val="Unresolved Mention"/>
    <w:basedOn w:val="DefaultParagraphFont"/>
    <w:rPr>
      <w:color w:val="605E5C"/>
    </w:rPr>
  </w:style>
  <w:style w:type="character" w:styleId="FollowedHyperlink">
    <w:name w:val="FollowedHyperlink"/>
    <w:basedOn w:val="DefaultParagraphFont"/>
    <w:rPr>
      <w:color w:val="954F72"/>
      <w:u w:val="single"/>
    </w:rPr>
  </w:style>
  <w:style w:type="paragraph" w:styleId="HTMLPreformatted">
    <w:name w:val="HTML Preformatted"/>
    <w:basedOn w:val="Normal"/>
    <w:rPr>
      <w:rFonts w:ascii="Consolas" w:eastAsia="Consolas" w:hAnsi="Consolas" w:cs="Consolas"/>
      <w:sz w:val="20"/>
      <w:szCs w:val="20"/>
    </w:rPr>
  </w:style>
  <w:style w:type="character" w:customStyle="1" w:styleId="HTMLPreformattedChar">
    <w:name w:val="HTML Preformatted Char"/>
    <w:basedOn w:val="DefaultParagraphFont"/>
    <w:rPr>
      <w:rFonts w:ascii="Consolas" w:eastAsia="Consolas" w:hAnsi="Consolas" w:cs="Consolas"/>
      <w:sz w:val="20"/>
      <w:szCs w:val="20"/>
    </w:rPr>
  </w:style>
  <w:style w:type="paragraph" w:styleId="EndnoteText">
    <w:name w:val="endnote text"/>
    <w:basedOn w:val="Normal"/>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vertAlign w:val="superscript"/>
    </w:rPr>
  </w:style>
  <w:style w:type="paragraph" w:styleId="Caption">
    <w:name w:val="caption"/>
    <w:basedOn w:val="Normal"/>
    <w:next w:val="Normal"/>
    <w:qFormat/>
    <w:rPr>
      <w:i/>
      <w:color w:val="44546A"/>
      <w:sz w:val="18"/>
      <w:szCs w:val="18"/>
    </w:rPr>
  </w:style>
  <w:style w:type="character" w:styleId="Mention">
    <w:name w:val="Mention"/>
    <w:basedOn w:val="DefaultParagraphFont"/>
    <w:rPr>
      <w:color w:val="2B579A"/>
    </w:rPr>
  </w:style>
  <w:style w:type="numbering" w:customStyle="1" w:styleId="CurrentList1">
    <w:name w:val="Current List1"/>
  </w:style>
  <w:style w:type="paragraph" w:styleId="ListParagraph">
    <w:name w:val="List Paragraph"/>
    <w:basedOn w:val="Normal"/>
    <w:qFormat/>
    <w:pPr>
      <w:ind w:left="720"/>
    </w:pPr>
    <w:rPr>
      <w:rFonts w:ascii="Times New Roman" w:eastAsia="Times New Roman" w:hAnsi="Times New Roman" w:cs="Times New Roman"/>
      <w:sz w:val="24"/>
      <w:szCs w:val="24"/>
    </w:rPr>
  </w:style>
  <w:style w:type="character" w:customStyle="1" w:styleId="Heading4Char">
    <w:name w:val="Heading 4 Char"/>
    <w:basedOn w:val="Heading3Char"/>
    <w:rPr>
      <w:rFonts w:ascii="Arial" w:eastAsia="Arial" w:hAnsi="Arial" w:cs="Arial"/>
      <w:b/>
      <w:i/>
      <w:sz w:val="22"/>
      <w:szCs w:val="22"/>
      <w:u w:val="single"/>
    </w:rPr>
  </w:style>
  <w:style w:type="paragraph" w:customStyle="1" w:styleId="p1">
    <w:name w:val="p1"/>
    <w:basedOn w:val="Normal"/>
    <w:pPr>
      <w:spacing w:before="100" w:after="100"/>
      <w:jc w:val="left"/>
    </w:pPr>
    <w:rPr>
      <w:rFonts w:ascii="Times New Roman" w:eastAsia="Times New Roman" w:hAnsi="Times New Roman" w:cs="Times New Roman"/>
      <w:sz w:val="24"/>
      <w:szCs w:val="24"/>
    </w:rPr>
  </w:style>
  <w:style w:type="character" w:styleId="Strong">
    <w:name w:val="Strong"/>
    <w:basedOn w:val="DefaultParagraphFont"/>
    <w:qFormat/>
    <w:rPr>
      <w:b/>
    </w:rPr>
  </w:style>
  <w:style w:type="character" w:customStyle="1" w:styleId="anchor-text">
    <w:name w:val="anchor-text"/>
    <w:basedOn w:val="DefaultParagraphFont"/>
  </w:style>
  <w:style w:type="character" w:customStyle="1" w:styleId="identifier">
    <w:name w:val="identifier"/>
    <w:basedOn w:val="DefaultParagraphFont"/>
  </w:style>
  <w:style w:type="character" w:customStyle="1" w:styleId="id-label">
    <w:name w:val="id-label"/>
    <w:basedOn w:val="DefaultParagraphFont"/>
  </w:style>
  <w:style w:type="character" w:customStyle="1" w:styleId="docsum-pmid">
    <w:name w:val="docsum-pmid"/>
    <w:basedOn w:val="DefaultParagraphFont"/>
  </w:style>
  <w:style w:type="character" w:customStyle="1" w:styleId="s1">
    <w:name w:val="s1"/>
    <w:basedOn w:val="DefaultParagraphFont"/>
  </w:style>
  <w:style w:type="character" w:styleId="PlaceholderText">
    <w:name w:val="Placeholder Text"/>
    <w:basedOn w:val="DefaultParagraphFont"/>
    <w:rPr>
      <w:color w:val="666666"/>
    </w:rPr>
  </w:style>
  <w:style w:type="numbering" w:styleId="111111">
    <w:name w:val="Outline List 2"/>
    <w:basedOn w:val="NoList"/>
  </w:style>
  <w:style w:type="numbering" w:styleId="1ai">
    <w:name w:val="Outline List 1"/>
    <w:basedOn w:val="NoList"/>
  </w:style>
  <w:style w:type="character" w:customStyle="1" w:styleId="Heading7Char">
    <w:name w:val="Heading 7 Char"/>
    <w:basedOn w:val="DefaultParagraphFont"/>
    <w:rPr>
      <w:i/>
      <w:color w:val="0A2F40"/>
    </w:rPr>
  </w:style>
  <w:style w:type="character" w:customStyle="1" w:styleId="Heading8Char">
    <w:name w:val="Heading 8 Char"/>
    <w:basedOn w:val="DefaultParagraphFont"/>
    <w:rPr>
      <w:color w:val="272727"/>
      <w:sz w:val="21"/>
      <w:szCs w:val="21"/>
    </w:rPr>
  </w:style>
  <w:style w:type="character" w:customStyle="1" w:styleId="Heading9Char">
    <w:name w:val="Heading 9 Char"/>
    <w:basedOn w:val="DefaultParagraphFont"/>
    <w:rPr>
      <w:i/>
      <w:color w:val="272727"/>
      <w:sz w:val="21"/>
      <w:szCs w:val="21"/>
    </w:rPr>
  </w:style>
  <w:style w:type="numbering" w:styleId="ArticleSection">
    <w:name w:val="Outline List 3"/>
    <w:basedOn w:val="NoList"/>
  </w:style>
  <w:style w:type="paragraph" w:styleId="Bibliography">
    <w:name w:val="Bibliography"/>
    <w:basedOn w:val="Normal"/>
    <w:next w:val="Normal"/>
  </w:style>
  <w:style w:type="paragraph" w:styleId="BlockText">
    <w:name w:val="Block Text"/>
    <w:basedOn w:val="Normal"/>
    <w:pPr>
      <w:ind w:left="1152" w:right="1152"/>
    </w:pPr>
    <w:rPr>
      <w:i/>
      <w:color w:val="156082"/>
    </w:rPr>
  </w:style>
  <w:style w:type="paragraph" w:styleId="BodyText">
    <w:name w:val="Body Text"/>
    <w:basedOn w:val="Normal"/>
    <w:pPr>
      <w:spacing w:after="120"/>
    </w:pPr>
  </w:style>
  <w:style w:type="character" w:customStyle="1" w:styleId="BodyTextChar">
    <w:name w:val="Body Text Char"/>
    <w:basedOn w:val="DefaultParagraphFont"/>
    <w:rPr>
      <w:rFonts w:ascii="Arial" w:eastAsia="Arial" w:hAnsi="Arial" w:cs="Arial"/>
    </w:rPr>
  </w:style>
  <w:style w:type="paragraph" w:styleId="BodyText2">
    <w:name w:val="Body Text 2"/>
    <w:basedOn w:val="Normal"/>
    <w:pPr>
      <w:spacing w:after="120" w:line="480" w:lineRule="auto"/>
    </w:pPr>
  </w:style>
  <w:style w:type="character" w:customStyle="1" w:styleId="BodyText2Char">
    <w:name w:val="Body Text 2 Char"/>
    <w:basedOn w:val="DefaultParagraphFont"/>
    <w:rPr>
      <w:rFonts w:ascii="Arial" w:eastAsia="Arial" w:hAnsi="Arial" w:cs="Arial"/>
    </w:rPr>
  </w:style>
  <w:style w:type="paragraph" w:styleId="BodyText3">
    <w:name w:val="Body Text 3"/>
    <w:basedOn w:val="Normal"/>
    <w:pPr>
      <w:spacing w:after="120"/>
    </w:pPr>
    <w:rPr>
      <w:sz w:val="16"/>
      <w:szCs w:val="16"/>
    </w:rPr>
  </w:style>
  <w:style w:type="character" w:customStyle="1" w:styleId="BodyText3Char">
    <w:name w:val="Body Text 3 Char"/>
    <w:basedOn w:val="DefaultParagraphFont"/>
    <w:rPr>
      <w:rFonts w:ascii="Arial" w:eastAsia="Arial" w:hAnsi="Arial" w:cs="Arial"/>
      <w:sz w:val="16"/>
      <w:szCs w:val="16"/>
    </w:rPr>
  </w:style>
  <w:style w:type="paragraph" w:styleId="BodyTextFirstIndent">
    <w:name w:val="Body Text First Indent"/>
    <w:basedOn w:val="BodyText"/>
    <w:pPr>
      <w:spacing w:after="200"/>
      <w:ind w:firstLine="360"/>
    </w:pPr>
  </w:style>
  <w:style w:type="character" w:customStyle="1" w:styleId="BodyTextFirstIndentChar">
    <w:name w:val="Body Text First Indent Char"/>
    <w:basedOn w:val="BodyTextChar"/>
    <w:rPr>
      <w:rFonts w:ascii="Arial" w:eastAsia="Arial" w:hAnsi="Arial" w:cs="Arial"/>
    </w:rPr>
  </w:style>
  <w:style w:type="paragraph" w:styleId="BodyTextIndent">
    <w:name w:val="Body Text Indent"/>
    <w:basedOn w:val="Normal"/>
    <w:pPr>
      <w:spacing w:after="120"/>
      <w:ind w:left="360"/>
    </w:pPr>
  </w:style>
  <w:style w:type="character" w:customStyle="1" w:styleId="BodyTextIndentChar">
    <w:name w:val="Body Text Indent Char"/>
    <w:basedOn w:val="DefaultParagraphFont"/>
    <w:rPr>
      <w:rFonts w:ascii="Arial" w:eastAsia="Arial" w:hAnsi="Arial" w:cs="Arial"/>
    </w:rPr>
  </w:style>
  <w:style w:type="paragraph" w:styleId="BodyTextFirstIndent2">
    <w:name w:val="Body Text First Indent 2"/>
    <w:basedOn w:val="BodyTextIndent"/>
    <w:pPr>
      <w:spacing w:after="200"/>
      <w:ind w:firstLine="360"/>
    </w:pPr>
  </w:style>
  <w:style w:type="character" w:customStyle="1" w:styleId="BodyTextFirstIndent2Char">
    <w:name w:val="Body Text First Indent 2 Char"/>
    <w:basedOn w:val="BodyTextIndentChar"/>
    <w:rPr>
      <w:rFonts w:ascii="Arial" w:eastAsia="Arial" w:hAnsi="Arial" w:cs="Arial"/>
    </w:rPr>
  </w:style>
  <w:style w:type="paragraph" w:styleId="BodyTextIndent2">
    <w:name w:val="Body Text Indent 2"/>
    <w:basedOn w:val="Normal"/>
    <w:pPr>
      <w:spacing w:after="120" w:line="480" w:lineRule="auto"/>
      <w:ind w:left="360"/>
    </w:pPr>
  </w:style>
  <w:style w:type="character" w:customStyle="1" w:styleId="BodyTextIndent2Char">
    <w:name w:val="Body Text Indent 2 Char"/>
    <w:basedOn w:val="DefaultParagraphFont"/>
    <w:rPr>
      <w:rFonts w:ascii="Arial" w:eastAsia="Arial" w:hAnsi="Arial" w:cs="Arial"/>
    </w:rPr>
  </w:style>
  <w:style w:type="paragraph" w:styleId="BodyTextIndent3">
    <w:name w:val="Body Text Indent 3"/>
    <w:basedOn w:val="Normal"/>
    <w:pPr>
      <w:spacing w:after="120"/>
      <w:ind w:left="360"/>
    </w:pPr>
    <w:rPr>
      <w:sz w:val="16"/>
      <w:szCs w:val="16"/>
    </w:rPr>
  </w:style>
  <w:style w:type="character" w:customStyle="1" w:styleId="BodyTextIndent3Char">
    <w:name w:val="Body Text Indent 3 Char"/>
    <w:basedOn w:val="DefaultParagraphFont"/>
    <w:rPr>
      <w:rFonts w:ascii="Arial" w:eastAsia="Arial" w:hAnsi="Arial" w:cs="Arial"/>
      <w:sz w:val="16"/>
      <w:szCs w:val="16"/>
    </w:rPr>
  </w:style>
  <w:style w:type="character" w:styleId="BookTitle">
    <w:name w:val="Book Title"/>
    <w:basedOn w:val="DefaultParagraphFont"/>
    <w:qFormat/>
    <w:rPr>
      <w:b/>
      <w:i/>
    </w:rPr>
  </w:style>
  <w:style w:type="paragraph" w:styleId="Closing">
    <w:name w:val="Closing"/>
    <w:basedOn w:val="Normal"/>
    <w:pPr>
      <w:spacing w:after="0" w:line="240" w:lineRule="auto"/>
      <w:ind w:left="4320"/>
    </w:pPr>
  </w:style>
  <w:style w:type="character" w:customStyle="1" w:styleId="ClosingChar">
    <w:name w:val="Closing Char"/>
    <w:basedOn w:val="DefaultParagraphFont"/>
    <w:rPr>
      <w:rFonts w:ascii="Arial" w:eastAsia="Arial" w:hAnsi="Arial" w:cs="Arial"/>
    </w:rPr>
  </w:style>
  <w:style w:type="table" w:styleId="ColorfulGrid">
    <w:name w:val="Colorful Grid"/>
    <w:basedOn w:val="TableNormal"/>
    <w:pPr>
      <w:spacing w:after="0" w:line="240" w:lineRule="auto"/>
    </w:pPr>
    <w:rPr>
      <w:color w:val="000000"/>
    </w:rPr>
    <w:tblPr/>
  </w:style>
  <w:style w:type="table" w:styleId="ColorfulGrid-Accent1">
    <w:name w:val="Colorful Grid Accent 1"/>
    <w:basedOn w:val="TableNormal"/>
    <w:pPr>
      <w:spacing w:after="0" w:line="240" w:lineRule="auto"/>
    </w:pPr>
    <w:rPr>
      <w:color w:val="000000"/>
    </w:rPr>
    <w:tblPr/>
  </w:style>
  <w:style w:type="table" w:styleId="ColorfulGrid-Accent2">
    <w:name w:val="Colorful Grid Accent 2"/>
    <w:basedOn w:val="TableNormal"/>
    <w:pPr>
      <w:spacing w:after="0" w:line="240" w:lineRule="auto"/>
    </w:pPr>
    <w:rPr>
      <w:color w:val="000000"/>
    </w:rPr>
    <w:tblPr/>
  </w:style>
  <w:style w:type="table" w:styleId="ColorfulGrid-Accent3">
    <w:name w:val="Colorful Grid Accent 3"/>
    <w:basedOn w:val="TableNormal"/>
    <w:pPr>
      <w:spacing w:after="0" w:line="240" w:lineRule="auto"/>
    </w:pPr>
    <w:rPr>
      <w:color w:val="000000"/>
    </w:rPr>
    <w:tblPr/>
  </w:style>
  <w:style w:type="table" w:styleId="ColorfulGrid-Accent4">
    <w:name w:val="Colorful Grid Accent 4"/>
    <w:basedOn w:val="TableNormal"/>
    <w:pPr>
      <w:spacing w:after="0" w:line="240" w:lineRule="auto"/>
    </w:pPr>
    <w:rPr>
      <w:color w:val="000000"/>
    </w:rPr>
    <w:tblPr/>
  </w:style>
  <w:style w:type="table" w:styleId="ColorfulGrid-Accent5">
    <w:name w:val="Colorful Grid Accent 5"/>
    <w:basedOn w:val="TableNormal"/>
    <w:pPr>
      <w:spacing w:after="0" w:line="240" w:lineRule="auto"/>
    </w:pPr>
    <w:rPr>
      <w:color w:val="000000"/>
    </w:rPr>
    <w:tblPr/>
  </w:style>
  <w:style w:type="table" w:styleId="ColorfulGrid-Accent6">
    <w:name w:val="Colorful Grid Accent 6"/>
    <w:basedOn w:val="TableNormal"/>
    <w:pPr>
      <w:spacing w:after="0" w:line="240" w:lineRule="auto"/>
    </w:pPr>
    <w:rPr>
      <w:color w:val="000000"/>
    </w:rPr>
    <w:tblPr/>
  </w:style>
  <w:style w:type="table" w:styleId="ColorfulList">
    <w:name w:val="Colorful List"/>
    <w:basedOn w:val="TableNormal"/>
    <w:pPr>
      <w:spacing w:after="0" w:line="240" w:lineRule="auto"/>
    </w:pPr>
    <w:rPr>
      <w:color w:val="000000"/>
    </w:rPr>
    <w:tblPr/>
  </w:style>
  <w:style w:type="table" w:styleId="ColorfulList-Accent1">
    <w:name w:val="Colorful List Accent 1"/>
    <w:basedOn w:val="TableNormal"/>
    <w:pPr>
      <w:spacing w:after="0" w:line="240" w:lineRule="auto"/>
    </w:pPr>
    <w:rPr>
      <w:color w:val="000000"/>
    </w:rPr>
    <w:tblPr/>
  </w:style>
  <w:style w:type="table" w:styleId="ColorfulList-Accent2">
    <w:name w:val="Colorful List Accent 2"/>
    <w:basedOn w:val="TableNormal"/>
    <w:pPr>
      <w:spacing w:after="0" w:line="240" w:lineRule="auto"/>
    </w:pPr>
    <w:rPr>
      <w:color w:val="000000"/>
    </w:rPr>
    <w:tblPr/>
  </w:style>
  <w:style w:type="table" w:styleId="ColorfulList-Accent3">
    <w:name w:val="Colorful List Accent 3"/>
    <w:basedOn w:val="TableNormal"/>
    <w:pPr>
      <w:spacing w:after="0" w:line="240" w:lineRule="auto"/>
    </w:pPr>
    <w:rPr>
      <w:color w:val="000000"/>
    </w:rPr>
    <w:tblPr/>
  </w:style>
  <w:style w:type="table" w:styleId="ColorfulList-Accent4">
    <w:name w:val="Colorful List Accent 4"/>
    <w:basedOn w:val="TableNormal"/>
    <w:pPr>
      <w:spacing w:after="0" w:line="240" w:lineRule="auto"/>
    </w:pPr>
    <w:rPr>
      <w:color w:val="000000"/>
    </w:rPr>
    <w:tblPr/>
  </w:style>
  <w:style w:type="table" w:styleId="ColorfulList-Accent5">
    <w:name w:val="Colorful List Accent 5"/>
    <w:basedOn w:val="TableNormal"/>
    <w:pPr>
      <w:spacing w:after="0" w:line="240" w:lineRule="auto"/>
    </w:pPr>
    <w:rPr>
      <w:color w:val="000000"/>
    </w:rPr>
    <w:tblPr/>
  </w:style>
  <w:style w:type="table" w:styleId="ColorfulList-Accent6">
    <w:name w:val="Colorful List Accent 6"/>
    <w:basedOn w:val="TableNormal"/>
    <w:pPr>
      <w:spacing w:after="0" w:line="240" w:lineRule="auto"/>
    </w:pPr>
    <w:rPr>
      <w:color w:val="000000"/>
    </w:rPr>
    <w:tblPr/>
  </w:style>
  <w:style w:type="table" w:styleId="ColorfulShading">
    <w:name w:val="Colorful Shading"/>
    <w:basedOn w:val="TableNormal"/>
    <w:pPr>
      <w:spacing w:after="0" w:line="240" w:lineRule="auto"/>
    </w:pPr>
    <w:rPr>
      <w:color w:val="000000"/>
    </w:rPr>
    <w:tblPr/>
  </w:style>
  <w:style w:type="table" w:styleId="ColorfulShading-Accent1">
    <w:name w:val="Colorful Shading Accent 1"/>
    <w:basedOn w:val="TableNormal"/>
    <w:pPr>
      <w:spacing w:after="0" w:line="240" w:lineRule="auto"/>
    </w:pPr>
    <w:rPr>
      <w:color w:val="000000"/>
    </w:rPr>
    <w:tblPr/>
  </w:style>
  <w:style w:type="table" w:styleId="ColorfulShading-Accent2">
    <w:name w:val="Colorful Shading Accent 2"/>
    <w:basedOn w:val="TableNormal"/>
    <w:pPr>
      <w:spacing w:after="0" w:line="240" w:lineRule="auto"/>
    </w:pPr>
    <w:rPr>
      <w:color w:val="000000"/>
    </w:rPr>
    <w:tblPr/>
  </w:style>
  <w:style w:type="table" w:styleId="ColorfulShading-Accent3">
    <w:name w:val="Colorful Shading Accent 3"/>
    <w:basedOn w:val="TableNormal"/>
    <w:pPr>
      <w:spacing w:after="0" w:line="240" w:lineRule="auto"/>
    </w:pPr>
    <w:rPr>
      <w:color w:val="000000"/>
    </w:rPr>
    <w:tblPr/>
  </w:style>
  <w:style w:type="table" w:styleId="ColorfulShading-Accent4">
    <w:name w:val="Colorful Shading Accent 4"/>
    <w:basedOn w:val="TableNormal"/>
    <w:pPr>
      <w:spacing w:after="0" w:line="240" w:lineRule="auto"/>
    </w:pPr>
    <w:rPr>
      <w:color w:val="000000"/>
    </w:rPr>
    <w:tblPr/>
  </w:style>
  <w:style w:type="table" w:styleId="ColorfulShading-Accent5">
    <w:name w:val="Colorful Shading Accent 5"/>
    <w:basedOn w:val="TableNormal"/>
    <w:pPr>
      <w:spacing w:after="0" w:line="240" w:lineRule="auto"/>
    </w:pPr>
    <w:rPr>
      <w:color w:val="000000"/>
    </w:rPr>
    <w:tblPr/>
  </w:style>
  <w:style w:type="table" w:styleId="ColorfulShading-Accent6">
    <w:name w:val="Colorful Shading Accent 6"/>
    <w:basedOn w:val="TableNormal"/>
    <w:pPr>
      <w:spacing w:after="0" w:line="240" w:lineRule="auto"/>
    </w:pPr>
    <w:rPr>
      <w:color w:val="000000"/>
    </w:rPr>
    <w:tblPr/>
  </w:style>
  <w:style w:type="table" w:styleId="DarkList">
    <w:name w:val="Dark List"/>
    <w:basedOn w:val="TableNormal"/>
    <w:pPr>
      <w:spacing w:after="0" w:line="240" w:lineRule="auto"/>
    </w:pPr>
    <w:rPr>
      <w:color w:val="FFFFFF"/>
    </w:rPr>
    <w:tblPr/>
  </w:style>
  <w:style w:type="table" w:styleId="DarkList-Accent1">
    <w:name w:val="Dark List Accent 1"/>
    <w:basedOn w:val="TableNormal"/>
    <w:pPr>
      <w:spacing w:after="0" w:line="240" w:lineRule="auto"/>
    </w:pPr>
    <w:rPr>
      <w:color w:val="FFFFFF"/>
    </w:rPr>
    <w:tblPr/>
  </w:style>
  <w:style w:type="table" w:styleId="DarkList-Accent2">
    <w:name w:val="Dark List Accent 2"/>
    <w:basedOn w:val="TableNormal"/>
    <w:pPr>
      <w:spacing w:after="0" w:line="240" w:lineRule="auto"/>
    </w:pPr>
    <w:rPr>
      <w:color w:val="FFFFFF"/>
    </w:rPr>
    <w:tblPr/>
  </w:style>
  <w:style w:type="table" w:styleId="DarkList-Accent3">
    <w:name w:val="Dark List Accent 3"/>
    <w:basedOn w:val="TableNormal"/>
    <w:pPr>
      <w:spacing w:after="0" w:line="240" w:lineRule="auto"/>
    </w:pPr>
    <w:rPr>
      <w:color w:val="FFFFFF"/>
    </w:rPr>
    <w:tblPr/>
  </w:style>
  <w:style w:type="table" w:styleId="DarkList-Accent4">
    <w:name w:val="Dark List Accent 4"/>
    <w:basedOn w:val="TableNormal"/>
    <w:pPr>
      <w:spacing w:after="0" w:line="240" w:lineRule="auto"/>
    </w:pPr>
    <w:rPr>
      <w:color w:val="FFFFFF"/>
    </w:rPr>
    <w:tblPr/>
  </w:style>
  <w:style w:type="table" w:styleId="DarkList-Accent5">
    <w:name w:val="Dark List Accent 5"/>
    <w:basedOn w:val="TableNormal"/>
    <w:pPr>
      <w:spacing w:after="0" w:line="240" w:lineRule="auto"/>
    </w:pPr>
    <w:rPr>
      <w:color w:val="FFFFFF"/>
    </w:rPr>
    <w:tblPr/>
  </w:style>
  <w:style w:type="table" w:styleId="DarkList-Accent6">
    <w:name w:val="Dark List Accent 6"/>
    <w:basedOn w:val="TableNormal"/>
    <w:pPr>
      <w:spacing w:after="0" w:line="240" w:lineRule="auto"/>
    </w:pPr>
    <w:rPr>
      <w:color w:val="FFFFFF"/>
    </w:rPr>
    <w:tblPr/>
  </w:style>
  <w:style w:type="paragraph" w:styleId="Date">
    <w:name w:val="Date"/>
    <w:basedOn w:val="Normal"/>
    <w:next w:val="Normal"/>
  </w:style>
  <w:style w:type="character" w:customStyle="1" w:styleId="DateChar">
    <w:name w:val="Date Char"/>
    <w:basedOn w:val="DefaultParagraphFont"/>
    <w:rPr>
      <w:rFonts w:ascii="Arial" w:eastAsia="Arial" w:hAnsi="Arial" w:cs="Arial"/>
    </w:rPr>
  </w:style>
  <w:style w:type="paragraph" w:styleId="DocumentMap">
    <w:name w:val="Document Map"/>
    <w:basedOn w:val="Normal"/>
    <w:pPr>
      <w:spacing w:after="0" w:line="240" w:lineRule="auto"/>
    </w:pPr>
    <w:rPr>
      <w:rFonts w:ascii="Helvetica" w:eastAsia="Helvetica" w:hAnsi="Helvetica" w:cs="Helvetica"/>
      <w:sz w:val="26"/>
      <w:szCs w:val="26"/>
    </w:rPr>
  </w:style>
  <w:style w:type="character" w:customStyle="1" w:styleId="DocumentMapChar">
    <w:name w:val="Document Map Char"/>
    <w:basedOn w:val="DefaultParagraphFont"/>
    <w:rPr>
      <w:rFonts w:ascii="Helvetica" w:eastAsia="Helvetica" w:hAnsi="Helvetica" w:cs="Helvetica"/>
      <w:sz w:val="26"/>
      <w:szCs w:val="26"/>
    </w:rPr>
  </w:style>
  <w:style w:type="paragraph" w:styleId="E-mailSignature">
    <w:name w:val="E-mail Signature"/>
    <w:basedOn w:val="Normal"/>
    <w:pPr>
      <w:spacing w:after="0" w:line="240" w:lineRule="auto"/>
    </w:pPr>
  </w:style>
  <w:style w:type="character" w:customStyle="1" w:styleId="E-mailSignatureChar">
    <w:name w:val="E-mail Signature Char"/>
    <w:basedOn w:val="DefaultParagraphFont"/>
    <w:rPr>
      <w:rFonts w:ascii="Arial" w:eastAsia="Arial" w:hAnsi="Arial" w:cs="Arial"/>
    </w:rPr>
  </w:style>
  <w:style w:type="character" w:styleId="Emphasis">
    <w:name w:val="Emphasis"/>
    <w:basedOn w:val="DefaultParagraphFont"/>
    <w:qFormat/>
    <w:rPr>
      <w:i/>
    </w:rPr>
  </w:style>
  <w:style w:type="paragraph" w:styleId="EnvelopeAddress">
    <w:name w:val="envelope address"/>
    <w:basedOn w:val="Normal"/>
    <w:pPr>
      <w:spacing w:after="0" w:line="240" w:lineRule="auto"/>
      <w:ind w:left="2880"/>
    </w:pPr>
    <w:rPr>
      <w:sz w:val="24"/>
      <w:szCs w:val="24"/>
    </w:rPr>
  </w:style>
  <w:style w:type="paragraph" w:styleId="EnvelopeReturn">
    <w:name w:val="envelope return"/>
    <w:basedOn w:val="Normal"/>
    <w:pPr>
      <w:spacing w:after="0" w:line="240" w:lineRule="auto"/>
    </w:pPr>
    <w:rPr>
      <w:sz w:val="20"/>
      <w:szCs w:val="20"/>
    </w:rPr>
  </w:style>
  <w:style w:type="character" w:styleId="FootnoteReference">
    <w:name w:val="footnote reference"/>
    <w:basedOn w:val="DefaultParagraphFont"/>
    <w:rPr>
      <w:vertAlign w:val="superscript"/>
    </w:rPr>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rFonts w:ascii="Arial" w:eastAsia="Arial" w:hAnsi="Arial" w:cs="Arial"/>
      <w:sz w:val="20"/>
      <w:szCs w:val="20"/>
    </w:rPr>
  </w:style>
  <w:style w:type="table" w:styleId="GridTable1Light">
    <w:name w:val="Grid Table 1 Light"/>
    <w:basedOn w:val="TableNormal"/>
    <w:pPr>
      <w:spacing w:after="0" w:line="240" w:lineRule="auto"/>
    </w:pPr>
    <w:tblPr/>
  </w:style>
  <w:style w:type="table" w:styleId="GridTable1Light-Accent1">
    <w:name w:val="Grid Table 1 Light Accent 1"/>
    <w:basedOn w:val="TableNormal"/>
    <w:pPr>
      <w:spacing w:after="0" w:line="240" w:lineRule="auto"/>
    </w:pPr>
    <w:tblPr/>
  </w:style>
  <w:style w:type="table" w:styleId="GridTable1Light-Accent2">
    <w:name w:val="Grid Table 1 Light Accent 2"/>
    <w:basedOn w:val="TableNormal"/>
    <w:pPr>
      <w:spacing w:after="0" w:line="240" w:lineRule="auto"/>
    </w:pPr>
    <w:tblPr/>
  </w:style>
  <w:style w:type="table" w:styleId="GridTable1Light-Accent3">
    <w:name w:val="Grid Table 1 Light Accent 3"/>
    <w:basedOn w:val="TableNormal"/>
    <w:pPr>
      <w:spacing w:after="0" w:line="240" w:lineRule="auto"/>
    </w:pPr>
    <w:tblPr/>
  </w:style>
  <w:style w:type="table" w:styleId="GridTable1Light-Accent4">
    <w:name w:val="Grid Table 1 Light Accent 4"/>
    <w:basedOn w:val="TableNormal"/>
    <w:pPr>
      <w:spacing w:after="0" w:line="240" w:lineRule="auto"/>
    </w:pPr>
    <w:tblPr/>
  </w:style>
  <w:style w:type="table" w:styleId="GridTable1Light-Accent5">
    <w:name w:val="Grid Table 1 Light Accent 5"/>
    <w:basedOn w:val="TableNormal"/>
    <w:pPr>
      <w:spacing w:after="0" w:line="240" w:lineRule="auto"/>
    </w:pPr>
    <w:tblPr/>
  </w:style>
  <w:style w:type="table" w:styleId="GridTable1Light-Accent6">
    <w:name w:val="Grid Table 1 Light Accent 6"/>
    <w:basedOn w:val="TableNormal"/>
    <w:pPr>
      <w:spacing w:after="0" w:line="240" w:lineRule="auto"/>
    </w:pPr>
    <w:tblPr/>
  </w:style>
  <w:style w:type="table" w:styleId="GridTable2">
    <w:name w:val="Grid Table 2"/>
    <w:basedOn w:val="TableNormal"/>
    <w:pPr>
      <w:spacing w:after="0" w:line="240" w:lineRule="auto"/>
    </w:pPr>
    <w:tblPr/>
  </w:style>
  <w:style w:type="table" w:styleId="GridTable2-Accent1">
    <w:name w:val="Grid Table 2 Accent 1"/>
    <w:basedOn w:val="TableNormal"/>
    <w:pPr>
      <w:spacing w:after="0" w:line="240" w:lineRule="auto"/>
    </w:pPr>
    <w:tblPr/>
  </w:style>
  <w:style w:type="table" w:styleId="GridTable2-Accent2">
    <w:name w:val="Grid Table 2 Accent 2"/>
    <w:basedOn w:val="TableNormal"/>
    <w:pPr>
      <w:spacing w:after="0" w:line="240" w:lineRule="auto"/>
    </w:pPr>
    <w:tblPr/>
  </w:style>
  <w:style w:type="table" w:styleId="GridTable2-Accent3">
    <w:name w:val="Grid Table 2 Accent 3"/>
    <w:basedOn w:val="TableNormal"/>
    <w:pPr>
      <w:spacing w:after="0" w:line="240" w:lineRule="auto"/>
    </w:pPr>
    <w:tblPr/>
  </w:style>
  <w:style w:type="table" w:styleId="GridTable2-Accent4">
    <w:name w:val="Grid Table 2 Accent 4"/>
    <w:basedOn w:val="TableNormal"/>
    <w:pPr>
      <w:spacing w:after="0" w:line="240" w:lineRule="auto"/>
    </w:pPr>
    <w:tblPr/>
  </w:style>
  <w:style w:type="table" w:styleId="GridTable2-Accent5">
    <w:name w:val="Grid Table 2 Accent 5"/>
    <w:basedOn w:val="TableNormal"/>
    <w:pPr>
      <w:spacing w:after="0" w:line="240" w:lineRule="auto"/>
    </w:pPr>
    <w:tblPr/>
  </w:style>
  <w:style w:type="table" w:styleId="GridTable2-Accent6">
    <w:name w:val="Grid Table 2 Accent 6"/>
    <w:basedOn w:val="TableNormal"/>
    <w:pPr>
      <w:spacing w:after="0" w:line="240" w:lineRule="auto"/>
    </w:pPr>
    <w:tblPr/>
  </w:style>
  <w:style w:type="table" w:styleId="GridTable3">
    <w:name w:val="Grid Table 3"/>
    <w:basedOn w:val="TableNormal"/>
    <w:pPr>
      <w:spacing w:after="0" w:line="240" w:lineRule="auto"/>
    </w:pPr>
    <w:tblPr/>
  </w:style>
  <w:style w:type="table" w:styleId="GridTable3-Accent1">
    <w:name w:val="Grid Table 3 Accent 1"/>
    <w:basedOn w:val="TableNormal"/>
    <w:pPr>
      <w:spacing w:after="0" w:line="240" w:lineRule="auto"/>
    </w:pPr>
    <w:tblPr/>
  </w:style>
  <w:style w:type="table" w:styleId="GridTable3-Accent2">
    <w:name w:val="Grid Table 3 Accent 2"/>
    <w:basedOn w:val="TableNormal"/>
    <w:pPr>
      <w:spacing w:after="0" w:line="240" w:lineRule="auto"/>
    </w:pPr>
    <w:tblPr/>
  </w:style>
  <w:style w:type="table" w:styleId="GridTable3-Accent3">
    <w:name w:val="Grid Table 3 Accent 3"/>
    <w:basedOn w:val="TableNormal"/>
    <w:pPr>
      <w:spacing w:after="0" w:line="240" w:lineRule="auto"/>
    </w:pPr>
    <w:tblPr/>
  </w:style>
  <w:style w:type="table" w:styleId="GridTable3-Accent4">
    <w:name w:val="Grid Table 3 Accent 4"/>
    <w:basedOn w:val="TableNormal"/>
    <w:pPr>
      <w:spacing w:after="0" w:line="240" w:lineRule="auto"/>
    </w:pPr>
    <w:tblPr/>
  </w:style>
  <w:style w:type="table" w:styleId="GridTable3-Accent5">
    <w:name w:val="Grid Table 3 Accent 5"/>
    <w:basedOn w:val="TableNormal"/>
    <w:pPr>
      <w:spacing w:after="0" w:line="240" w:lineRule="auto"/>
    </w:pPr>
    <w:tblPr/>
  </w:style>
  <w:style w:type="table" w:styleId="GridTable3-Accent6">
    <w:name w:val="Grid Table 3 Accent 6"/>
    <w:basedOn w:val="TableNormal"/>
    <w:pPr>
      <w:spacing w:after="0" w:line="240" w:lineRule="auto"/>
    </w:pPr>
    <w:tblPr/>
  </w:style>
  <w:style w:type="table" w:styleId="GridTable4">
    <w:name w:val="Grid Table 4"/>
    <w:basedOn w:val="TableNormal"/>
    <w:pPr>
      <w:spacing w:after="0" w:line="240" w:lineRule="auto"/>
    </w:pPr>
    <w:tblPr/>
  </w:style>
  <w:style w:type="table" w:styleId="GridTable4-Accent1">
    <w:name w:val="Grid Table 4 Accent 1"/>
    <w:basedOn w:val="TableNormal"/>
    <w:pPr>
      <w:spacing w:after="0" w:line="240" w:lineRule="auto"/>
    </w:pPr>
    <w:tblPr/>
  </w:style>
  <w:style w:type="table" w:styleId="GridTable4-Accent2">
    <w:name w:val="Grid Table 4 Accent 2"/>
    <w:basedOn w:val="TableNormal"/>
    <w:pPr>
      <w:spacing w:after="0" w:line="240" w:lineRule="auto"/>
    </w:pPr>
    <w:tblPr/>
  </w:style>
  <w:style w:type="table" w:styleId="GridTable4-Accent3">
    <w:name w:val="Grid Table 4 Accent 3"/>
    <w:basedOn w:val="TableNormal"/>
    <w:pPr>
      <w:spacing w:after="0" w:line="240" w:lineRule="auto"/>
    </w:pPr>
    <w:tblPr/>
  </w:style>
  <w:style w:type="table" w:styleId="GridTable4-Accent4">
    <w:name w:val="Grid Table 4 Accent 4"/>
    <w:basedOn w:val="TableNormal"/>
    <w:pPr>
      <w:spacing w:after="0" w:line="240" w:lineRule="auto"/>
    </w:pPr>
    <w:tblPr/>
  </w:style>
  <w:style w:type="table" w:styleId="GridTable4-Accent5">
    <w:name w:val="Grid Table 4 Accent 5"/>
    <w:basedOn w:val="TableNormal"/>
    <w:pPr>
      <w:spacing w:after="0" w:line="240" w:lineRule="auto"/>
    </w:pPr>
    <w:tblPr/>
  </w:style>
  <w:style w:type="table" w:styleId="GridTable4-Accent6">
    <w:name w:val="Grid Table 4 Accent 6"/>
    <w:basedOn w:val="TableNormal"/>
    <w:pPr>
      <w:spacing w:after="0" w:line="240" w:lineRule="auto"/>
    </w:pPr>
    <w:tblPr/>
  </w:style>
  <w:style w:type="table" w:styleId="GridTable5Dark">
    <w:name w:val="Grid Table 5 Dark"/>
    <w:basedOn w:val="TableNormal"/>
    <w:pPr>
      <w:spacing w:after="0" w:line="240" w:lineRule="auto"/>
    </w:pPr>
    <w:tblPr/>
  </w:style>
  <w:style w:type="table" w:styleId="GridTable5Dark-Accent1">
    <w:name w:val="Grid Table 5 Dark Accent 1"/>
    <w:basedOn w:val="TableNormal"/>
    <w:pPr>
      <w:spacing w:after="0" w:line="240" w:lineRule="auto"/>
    </w:pPr>
    <w:tblPr/>
  </w:style>
  <w:style w:type="table" w:styleId="GridTable5Dark-Accent2">
    <w:name w:val="Grid Table 5 Dark Accent 2"/>
    <w:basedOn w:val="TableNormal"/>
    <w:pPr>
      <w:spacing w:after="0" w:line="240" w:lineRule="auto"/>
    </w:pPr>
    <w:tblPr/>
  </w:style>
  <w:style w:type="table" w:styleId="GridTable5Dark-Accent3">
    <w:name w:val="Grid Table 5 Dark Accent 3"/>
    <w:basedOn w:val="TableNormal"/>
    <w:pPr>
      <w:spacing w:after="0" w:line="240" w:lineRule="auto"/>
    </w:pPr>
    <w:tblPr/>
  </w:style>
  <w:style w:type="table" w:styleId="GridTable5Dark-Accent4">
    <w:name w:val="Grid Table 5 Dark Accent 4"/>
    <w:basedOn w:val="TableNormal"/>
    <w:pPr>
      <w:spacing w:after="0" w:line="240" w:lineRule="auto"/>
    </w:pPr>
    <w:tblPr/>
  </w:style>
  <w:style w:type="table" w:styleId="GridTable5Dark-Accent5">
    <w:name w:val="Grid Table 5 Dark Accent 5"/>
    <w:basedOn w:val="TableNormal"/>
    <w:pPr>
      <w:spacing w:after="0" w:line="240" w:lineRule="auto"/>
    </w:pPr>
    <w:tblPr/>
  </w:style>
  <w:style w:type="table" w:styleId="GridTable5Dark-Accent6">
    <w:name w:val="Grid Table 5 Dark Accent 6"/>
    <w:basedOn w:val="TableNormal"/>
    <w:pPr>
      <w:spacing w:after="0" w:line="240" w:lineRule="auto"/>
    </w:pPr>
    <w:tblPr/>
  </w:style>
  <w:style w:type="table" w:styleId="GridTable6Colorful">
    <w:name w:val="Grid Table 6 Colorful"/>
    <w:basedOn w:val="TableNormal"/>
    <w:pPr>
      <w:spacing w:after="0" w:line="240" w:lineRule="auto"/>
    </w:pPr>
    <w:rPr>
      <w:color w:val="000000"/>
    </w:rPr>
    <w:tblPr/>
  </w:style>
  <w:style w:type="table" w:styleId="GridTable6Colorful-Accent1">
    <w:name w:val="Grid Table 6 Colorful Accent 1"/>
    <w:basedOn w:val="TableNormal"/>
    <w:pPr>
      <w:spacing w:after="0" w:line="240" w:lineRule="auto"/>
    </w:pPr>
    <w:rPr>
      <w:color w:val="0F4761"/>
    </w:rPr>
    <w:tblPr/>
  </w:style>
  <w:style w:type="table" w:styleId="GridTable6Colorful-Accent2">
    <w:name w:val="Grid Table 6 Colorful Accent 2"/>
    <w:basedOn w:val="TableNormal"/>
    <w:pPr>
      <w:spacing w:after="0" w:line="240" w:lineRule="auto"/>
    </w:pPr>
    <w:rPr>
      <w:color w:val="BF4E14"/>
    </w:rPr>
    <w:tblPr/>
  </w:style>
  <w:style w:type="table" w:styleId="GridTable6Colorful-Accent3">
    <w:name w:val="Grid Table 6 Colorful Accent 3"/>
    <w:basedOn w:val="TableNormal"/>
    <w:pPr>
      <w:spacing w:after="0" w:line="240" w:lineRule="auto"/>
    </w:pPr>
    <w:rPr>
      <w:color w:val="124F1A"/>
    </w:rPr>
    <w:tblPr/>
  </w:style>
  <w:style w:type="table" w:styleId="GridTable6Colorful-Accent4">
    <w:name w:val="Grid Table 6 Colorful Accent 4"/>
    <w:basedOn w:val="TableNormal"/>
    <w:pPr>
      <w:spacing w:after="0" w:line="240" w:lineRule="auto"/>
    </w:pPr>
    <w:rPr>
      <w:color w:val="0B769F"/>
    </w:rPr>
    <w:tblPr/>
  </w:style>
  <w:style w:type="table" w:styleId="GridTable6Colorful-Accent5">
    <w:name w:val="Grid Table 6 Colorful Accent 5"/>
    <w:basedOn w:val="TableNormal"/>
    <w:pPr>
      <w:spacing w:after="0" w:line="240" w:lineRule="auto"/>
    </w:pPr>
    <w:rPr>
      <w:color w:val="77206D"/>
    </w:rPr>
    <w:tblPr/>
  </w:style>
  <w:style w:type="table" w:styleId="GridTable6Colorful-Accent6">
    <w:name w:val="Grid Table 6 Colorful Accent 6"/>
    <w:basedOn w:val="TableNormal"/>
    <w:pPr>
      <w:spacing w:after="0" w:line="240" w:lineRule="auto"/>
    </w:pPr>
    <w:rPr>
      <w:color w:val="3A7C22"/>
    </w:rPr>
    <w:tblPr/>
  </w:style>
  <w:style w:type="table" w:styleId="GridTable7Colorful">
    <w:name w:val="Grid Table 7 Colorful"/>
    <w:basedOn w:val="TableNormal"/>
    <w:pPr>
      <w:spacing w:after="0" w:line="240" w:lineRule="auto"/>
    </w:pPr>
    <w:rPr>
      <w:color w:val="000000"/>
    </w:rPr>
    <w:tblPr/>
  </w:style>
  <w:style w:type="table" w:styleId="GridTable7Colorful-Accent1">
    <w:name w:val="Grid Table 7 Colorful Accent 1"/>
    <w:basedOn w:val="TableNormal"/>
    <w:pPr>
      <w:spacing w:after="0" w:line="240" w:lineRule="auto"/>
    </w:pPr>
    <w:rPr>
      <w:color w:val="0F4761"/>
    </w:rPr>
    <w:tblPr/>
  </w:style>
  <w:style w:type="table" w:styleId="GridTable7Colorful-Accent2">
    <w:name w:val="Grid Table 7 Colorful Accent 2"/>
    <w:basedOn w:val="TableNormal"/>
    <w:pPr>
      <w:spacing w:after="0" w:line="240" w:lineRule="auto"/>
    </w:pPr>
    <w:rPr>
      <w:color w:val="BF4E14"/>
    </w:rPr>
    <w:tblPr/>
  </w:style>
  <w:style w:type="table" w:styleId="GridTable7Colorful-Accent3">
    <w:name w:val="Grid Table 7 Colorful Accent 3"/>
    <w:basedOn w:val="TableNormal"/>
    <w:pPr>
      <w:spacing w:after="0" w:line="240" w:lineRule="auto"/>
    </w:pPr>
    <w:rPr>
      <w:color w:val="124F1A"/>
    </w:rPr>
    <w:tblPr/>
  </w:style>
  <w:style w:type="table" w:styleId="GridTable7Colorful-Accent4">
    <w:name w:val="Grid Table 7 Colorful Accent 4"/>
    <w:basedOn w:val="TableNormal"/>
    <w:pPr>
      <w:spacing w:after="0" w:line="240" w:lineRule="auto"/>
    </w:pPr>
    <w:rPr>
      <w:color w:val="0B769F"/>
    </w:rPr>
    <w:tblPr/>
  </w:style>
  <w:style w:type="table" w:styleId="GridTable7Colorful-Accent5">
    <w:name w:val="Grid Table 7 Colorful Accent 5"/>
    <w:basedOn w:val="TableNormal"/>
    <w:pPr>
      <w:spacing w:after="0" w:line="240" w:lineRule="auto"/>
    </w:pPr>
    <w:rPr>
      <w:color w:val="77206D"/>
    </w:rPr>
    <w:tblPr/>
  </w:style>
  <w:style w:type="table" w:styleId="GridTable7Colorful-Accent6">
    <w:name w:val="Grid Table 7 Colorful Accent 6"/>
    <w:basedOn w:val="TableNormal"/>
    <w:pPr>
      <w:spacing w:after="0" w:line="240" w:lineRule="auto"/>
    </w:pPr>
    <w:rPr>
      <w:color w:val="3A7C22"/>
    </w:rPr>
    <w:tblPr/>
  </w:style>
  <w:style w:type="character" w:styleId="Hashtag">
    <w:name w:val="Hashtag"/>
    <w:basedOn w:val="DefaultParagraphFont"/>
    <w:rPr>
      <w:color w:val="2B579A"/>
    </w:rPr>
  </w:style>
  <w:style w:type="character" w:styleId="HTMLAcronym">
    <w:name w:val="HTML Acronym"/>
    <w:basedOn w:val="DefaultParagraphFont"/>
  </w:style>
  <w:style w:type="paragraph" w:styleId="HTMLAddress">
    <w:name w:val="HTML Address"/>
    <w:basedOn w:val="Normal"/>
    <w:pPr>
      <w:spacing w:after="0" w:line="240" w:lineRule="auto"/>
    </w:pPr>
    <w:rPr>
      <w:i/>
    </w:rPr>
  </w:style>
  <w:style w:type="character" w:customStyle="1" w:styleId="HTMLAddressChar">
    <w:name w:val="HTML Address Char"/>
    <w:basedOn w:val="DefaultParagraphFont"/>
    <w:rPr>
      <w:rFonts w:ascii="Arial" w:eastAsia="Arial" w:hAnsi="Arial" w:cs="Arial"/>
      <w:i/>
    </w:rPr>
  </w:style>
  <w:style w:type="character" w:styleId="HTMLCite">
    <w:name w:val="HTML Cite"/>
    <w:basedOn w:val="DefaultParagraphFont"/>
    <w:rPr>
      <w:i/>
    </w:rPr>
  </w:style>
  <w:style w:type="character" w:styleId="HTMLCode">
    <w:name w:val="HTML Code"/>
    <w:basedOn w:val="DefaultParagraphFont"/>
    <w:rPr>
      <w:rFonts w:ascii="Consolas" w:eastAsia="Consolas" w:hAnsi="Consolas" w:cs="Consolas"/>
      <w:sz w:val="20"/>
      <w:szCs w:val="20"/>
    </w:rPr>
  </w:style>
  <w:style w:type="character" w:styleId="HTMLDefinition">
    <w:name w:val="HTML Definition"/>
    <w:basedOn w:val="DefaultParagraphFont"/>
    <w:rPr>
      <w:i/>
    </w:rPr>
  </w:style>
  <w:style w:type="character" w:styleId="HTMLKeyboard">
    <w:name w:val="HTML Keyboard"/>
    <w:basedOn w:val="DefaultParagraphFont"/>
    <w:rPr>
      <w:rFonts w:ascii="Consolas" w:eastAsia="Consolas" w:hAnsi="Consolas" w:cs="Consolas"/>
      <w:sz w:val="20"/>
      <w:szCs w:val="20"/>
    </w:rPr>
  </w:style>
  <w:style w:type="character" w:styleId="HTMLSample">
    <w:name w:val="HTML Sample"/>
    <w:basedOn w:val="DefaultParagraphFont"/>
    <w:rPr>
      <w:rFonts w:ascii="Consolas" w:eastAsia="Consolas" w:hAnsi="Consolas" w:cs="Consolas"/>
      <w:sz w:val="24"/>
      <w:szCs w:val="24"/>
    </w:rPr>
  </w:style>
  <w:style w:type="character" w:styleId="HTMLTypewriter">
    <w:name w:val="HTML Typewriter"/>
    <w:basedOn w:val="DefaultParagraphFont"/>
    <w:rPr>
      <w:rFonts w:ascii="Consolas" w:eastAsia="Consolas" w:hAnsi="Consolas" w:cs="Consolas"/>
      <w:sz w:val="20"/>
      <w:szCs w:val="20"/>
    </w:rPr>
  </w:style>
  <w:style w:type="character" w:styleId="HTMLVariable">
    <w:name w:val="HTML Variable"/>
    <w:basedOn w:val="DefaultParagraphFont"/>
    <w:rPr>
      <w:i/>
    </w:rPr>
  </w:style>
  <w:style w:type="paragraph" w:styleId="Index1">
    <w:name w:val="index 1"/>
    <w:basedOn w:val="Normal"/>
    <w:next w:val="Normal"/>
    <w:pPr>
      <w:spacing w:after="0" w:line="240" w:lineRule="auto"/>
      <w:ind w:left="220" w:hanging="220"/>
    </w:pPr>
  </w:style>
  <w:style w:type="paragraph" w:styleId="Index2">
    <w:name w:val="index 2"/>
    <w:basedOn w:val="Normal"/>
    <w:next w:val="Normal"/>
    <w:pPr>
      <w:spacing w:after="0" w:line="240" w:lineRule="auto"/>
      <w:ind w:left="440" w:hanging="220"/>
    </w:pPr>
  </w:style>
  <w:style w:type="paragraph" w:styleId="Index3">
    <w:name w:val="index 3"/>
    <w:basedOn w:val="Normal"/>
    <w:next w:val="Normal"/>
    <w:pPr>
      <w:spacing w:after="0" w:line="240" w:lineRule="auto"/>
      <w:ind w:left="660" w:hanging="220"/>
    </w:pPr>
  </w:style>
  <w:style w:type="paragraph" w:styleId="Index4">
    <w:name w:val="index 4"/>
    <w:basedOn w:val="Normal"/>
    <w:next w:val="Normal"/>
    <w:pPr>
      <w:spacing w:after="0" w:line="240" w:lineRule="auto"/>
      <w:ind w:left="880" w:hanging="220"/>
    </w:pPr>
  </w:style>
  <w:style w:type="paragraph" w:styleId="Index5">
    <w:name w:val="index 5"/>
    <w:basedOn w:val="Normal"/>
    <w:next w:val="Normal"/>
    <w:pPr>
      <w:spacing w:after="0" w:line="240" w:lineRule="auto"/>
      <w:ind w:left="1100" w:hanging="220"/>
    </w:pPr>
  </w:style>
  <w:style w:type="paragraph" w:styleId="Index6">
    <w:name w:val="index 6"/>
    <w:basedOn w:val="Normal"/>
    <w:next w:val="Normal"/>
    <w:pPr>
      <w:spacing w:after="0" w:line="240" w:lineRule="auto"/>
      <w:ind w:left="1320" w:hanging="220"/>
    </w:pPr>
  </w:style>
  <w:style w:type="paragraph" w:styleId="Index7">
    <w:name w:val="index 7"/>
    <w:basedOn w:val="Normal"/>
    <w:next w:val="Normal"/>
    <w:pPr>
      <w:spacing w:after="0" w:line="240" w:lineRule="auto"/>
      <w:ind w:left="1540" w:hanging="220"/>
    </w:pPr>
  </w:style>
  <w:style w:type="paragraph" w:styleId="Index8">
    <w:name w:val="index 8"/>
    <w:basedOn w:val="Normal"/>
    <w:next w:val="Normal"/>
    <w:pPr>
      <w:spacing w:after="0" w:line="240" w:lineRule="auto"/>
      <w:ind w:left="1760" w:hanging="220"/>
    </w:pPr>
  </w:style>
  <w:style w:type="paragraph" w:styleId="Index9">
    <w:name w:val="index 9"/>
    <w:basedOn w:val="Normal"/>
    <w:next w:val="Normal"/>
    <w:pPr>
      <w:spacing w:after="0" w:line="240" w:lineRule="auto"/>
      <w:ind w:left="1980" w:hanging="220"/>
    </w:pPr>
  </w:style>
  <w:style w:type="paragraph" w:styleId="IndexHeading">
    <w:name w:val="index heading"/>
    <w:basedOn w:val="Normal"/>
    <w:next w:val="Index1"/>
    <w:rPr>
      <w:b/>
    </w:rPr>
  </w:style>
  <w:style w:type="character" w:styleId="IntenseEmphasis">
    <w:name w:val="Intense Emphasis"/>
    <w:basedOn w:val="DefaultParagraphFont"/>
    <w:qFormat/>
    <w:rPr>
      <w:i/>
      <w:color w:val="156082"/>
    </w:rPr>
  </w:style>
  <w:style w:type="paragraph" w:styleId="IntenseQuote">
    <w:name w:val="Intense Quote"/>
    <w:basedOn w:val="Normal"/>
    <w:next w:val="Normal"/>
    <w:qFormat/>
    <w:pPr>
      <w:spacing w:before="360" w:after="360"/>
      <w:ind w:left="864" w:right="864"/>
      <w:jc w:val="center"/>
    </w:pPr>
    <w:rPr>
      <w:i/>
      <w:color w:val="156082"/>
    </w:rPr>
  </w:style>
  <w:style w:type="character" w:customStyle="1" w:styleId="IntenseQuoteChar">
    <w:name w:val="Intense Quote Char"/>
    <w:basedOn w:val="DefaultParagraphFont"/>
    <w:rPr>
      <w:rFonts w:ascii="Arial" w:eastAsia="Arial" w:hAnsi="Arial" w:cs="Arial"/>
      <w:i/>
      <w:color w:val="156082"/>
    </w:rPr>
  </w:style>
  <w:style w:type="character" w:styleId="IntenseReference">
    <w:name w:val="Intense Reference"/>
    <w:basedOn w:val="DefaultParagraphFont"/>
    <w:qFormat/>
    <w:rPr>
      <w:b/>
      <w:color w:val="156082"/>
    </w:rPr>
  </w:style>
  <w:style w:type="table" w:styleId="LightGrid">
    <w:name w:val="Light Grid"/>
    <w:basedOn w:val="TableNormal"/>
    <w:pPr>
      <w:spacing w:after="0" w:line="240" w:lineRule="auto"/>
    </w:pPr>
    <w:tblPr/>
  </w:style>
  <w:style w:type="table" w:styleId="LightGrid-Accent1">
    <w:name w:val="Light Grid Accent 1"/>
    <w:basedOn w:val="TableNormal"/>
    <w:pPr>
      <w:spacing w:after="0" w:line="240" w:lineRule="auto"/>
    </w:pPr>
    <w:tblPr/>
  </w:style>
  <w:style w:type="table" w:styleId="LightGrid-Accent2">
    <w:name w:val="Light Grid Accent 2"/>
    <w:basedOn w:val="TableNormal"/>
    <w:pPr>
      <w:spacing w:after="0" w:line="240" w:lineRule="auto"/>
    </w:pPr>
    <w:tblPr/>
  </w:style>
  <w:style w:type="table" w:styleId="LightGrid-Accent3">
    <w:name w:val="Light Grid Accent 3"/>
    <w:basedOn w:val="TableNormal"/>
    <w:pPr>
      <w:spacing w:after="0" w:line="240" w:lineRule="auto"/>
    </w:pPr>
    <w:tblPr/>
  </w:style>
  <w:style w:type="table" w:styleId="LightGrid-Accent4">
    <w:name w:val="Light Grid Accent 4"/>
    <w:basedOn w:val="TableNormal"/>
    <w:pPr>
      <w:spacing w:after="0" w:line="240" w:lineRule="auto"/>
    </w:pPr>
    <w:tblPr/>
  </w:style>
  <w:style w:type="table" w:styleId="LightGrid-Accent5">
    <w:name w:val="Light Grid Accent 5"/>
    <w:basedOn w:val="TableNormal"/>
    <w:pPr>
      <w:spacing w:after="0" w:line="240" w:lineRule="auto"/>
    </w:pPr>
    <w:tblPr/>
  </w:style>
  <w:style w:type="table" w:styleId="LightGrid-Accent6">
    <w:name w:val="Light Grid Accent 6"/>
    <w:basedOn w:val="TableNormal"/>
    <w:pPr>
      <w:spacing w:after="0" w:line="240" w:lineRule="auto"/>
    </w:pPr>
    <w:tblPr/>
  </w:style>
  <w:style w:type="table" w:styleId="LightList">
    <w:name w:val="Light List"/>
    <w:basedOn w:val="TableNormal"/>
    <w:pPr>
      <w:spacing w:after="0" w:line="240" w:lineRule="auto"/>
    </w:pPr>
    <w:tblPr/>
  </w:style>
  <w:style w:type="table" w:styleId="LightList-Accent1">
    <w:name w:val="Light List Accent 1"/>
    <w:basedOn w:val="TableNormal"/>
    <w:pPr>
      <w:spacing w:after="0" w:line="240" w:lineRule="auto"/>
    </w:pPr>
    <w:tblPr/>
  </w:style>
  <w:style w:type="table" w:styleId="LightList-Accent2">
    <w:name w:val="Light List Accent 2"/>
    <w:basedOn w:val="TableNormal"/>
    <w:pPr>
      <w:spacing w:after="0" w:line="240" w:lineRule="auto"/>
    </w:pPr>
    <w:tblPr/>
  </w:style>
  <w:style w:type="table" w:styleId="LightList-Accent3">
    <w:name w:val="Light List Accent 3"/>
    <w:basedOn w:val="TableNormal"/>
    <w:pPr>
      <w:spacing w:after="0" w:line="240" w:lineRule="auto"/>
    </w:pPr>
    <w:tblPr/>
  </w:style>
  <w:style w:type="table" w:styleId="LightList-Accent4">
    <w:name w:val="Light List Accent 4"/>
    <w:basedOn w:val="TableNormal"/>
    <w:pPr>
      <w:spacing w:after="0" w:line="240" w:lineRule="auto"/>
    </w:pPr>
    <w:tblPr/>
  </w:style>
  <w:style w:type="table" w:styleId="LightList-Accent5">
    <w:name w:val="Light List Accent 5"/>
    <w:basedOn w:val="TableNormal"/>
    <w:pPr>
      <w:spacing w:after="0" w:line="240" w:lineRule="auto"/>
    </w:pPr>
    <w:tblPr/>
  </w:style>
  <w:style w:type="table" w:styleId="LightList-Accent6">
    <w:name w:val="Light List Accent 6"/>
    <w:basedOn w:val="TableNormal"/>
    <w:pPr>
      <w:spacing w:after="0" w:line="240" w:lineRule="auto"/>
    </w:pPr>
    <w:tblPr/>
  </w:style>
  <w:style w:type="table" w:styleId="LightShading">
    <w:name w:val="Light Shading"/>
    <w:basedOn w:val="TableNormal"/>
    <w:pPr>
      <w:spacing w:after="0" w:line="240" w:lineRule="auto"/>
    </w:pPr>
    <w:rPr>
      <w:color w:val="000000"/>
    </w:rPr>
    <w:tblPr/>
  </w:style>
  <w:style w:type="table" w:styleId="LightShading-Accent1">
    <w:name w:val="Light Shading Accent 1"/>
    <w:basedOn w:val="TableNormal"/>
    <w:pPr>
      <w:spacing w:after="0" w:line="240" w:lineRule="auto"/>
    </w:pPr>
    <w:rPr>
      <w:color w:val="0F4761"/>
    </w:rPr>
    <w:tblPr/>
  </w:style>
  <w:style w:type="table" w:styleId="LightShading-Accent2">
    <w:name w:val="Light Shading Accent 2"/>
    <w:basedOn w:val="TableNormal"/>
    <w:pPr>
      <w:spacing w:after="0" w:line="240" w:lineRule="auto"/>
    </w:pPr>
    <w:rPr>
      <w:color w:val="BF4E14"/>
    </w:rPr>
    <w:tblPr/>
  </w:style>
  <w:style w:type="table" w:styleId="LightShading-Accent3">
    <w:name w:val="Light Shading Accent 3"/>
    <w:basedOn w:val="TableNormal"/>
    <w:pPr>
      <w:spacing w:after="0" w:line="240" w:lineRule="auto"/>
    </w:pPr>
    <w:rPr>
      <w:color w:val="124F1A"/>
    </w:rPr>
    <w:tblPr/>
  </w:style>
  <w:style w:type="table" w:styleId="LightShading-Accent4">
    <w:name w:val="Light Shading Accent 4"/>
    <w:basedOn w:val="TableNormal"/>
    <w:pPr>
      <w:spacing w:after="0" w:line="240" w:lineRule="auto"/>
    </w:pPr>
    <w:rPr>
      <w:color w:val="0B769F"/>
    </w:rPr>
    <w:tblPr/>
  </w:style>
  <w:style w:type="table" w:styleId="LightShading-Accent5">
    <w:name w:val="Light Shading Accent 5"/>
    <w:basedOn w:val="TableNormal"/>
    <w:pPr>
      <w:spacing w:after="0" w:line="240" w:lineRule="auto"/>
    </w:pPr>
    <w:rPr>
      <w:color w:val="77206D"/>
    </w:rPr>
    <w:tblPr/>
  </w:style>
  <w:style w:type="table" w:styleId="LightShading-Accent6">
    <w:name w:val="Light Shading Accent 6"/>
    <w:basedOn w:val="TableNormal"/>
    <w:pPr>
      <w:spacing w:after="0" w:line="240" w:lineRule="auto"/>
    </w:pPr>
    <w:rPr>
      <w:color w:val="3A7C22"/>
    </w:rPr>
    <w:tblPr/>
  </w:style>
  <w:style w:type="character" w:styleId="LineNumber">
    <w:name w:val="line number"/>
    <w:basedOn w:val="DefaultParagraphFont"/>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4"/>
      </w:numPr>
    </w:pPr>
  </w:style>
  <w:style w:type="paragraph" w:styleId="ListBullet2">
    <w:name w:val="List Bullet 2"/>
    <w:basedOn w:val="Normal"/>
    <w:pPr>
      <w:numPr>
        <w:numId w:val="15"/>
      </w:numPr>
    </w:pPr>
  </w:style>
  <w:style w:type="paragraph" w:styleId="ListBullet3">
    <w:name w:val="List Bullet 3"/>
    <w:basedOn w:val="Normal"/>
    <w:pPr>
      <w:numPr>
        <w:numId w:val="16"/>
      </w:numPr>
    </w:pPr>
  </w:style>
  <w:style w:type="paragraph" w:styleId="ListBullet4">
    <w:name w:val="List Bullet 4"/>
    <w:basedOn w:val="Normal"/>
    <w:pPr>
      <w:numPr>
        <w:numId w:val="17"/>
      </w:numPr>
    </w:pPr>
  </w:style>
  <w:style w:type="paragraph" w:styleId="ListBullet5">
    <w:name w:val="List Bullet 5"/>
    <w:basedOn w:val="Normal"/>
    <w:pPr>
      <w:numPr>
        <w:numId w:val="1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9"/>
      </w:numPr>
    </w:pPr>
  </w:style>
  <w:style w:type="paragraph" w:styleId="ListNumber2">
    <w:name w:val="List Number 2"/>
    <w:basedOn w:val="Normal"/>
    <w:pPr>
      <w:numPr>
        <w:numId w:val="20"/>
      </w:numPr>
    </w:pPr>
  </w:style>
  <w:style w:type="paragraph" w:styleId="ListNumber3">
    <w:name w:val="List Number 3"/>
    <w:basedOn w:val="Normal"/>
    <w:pPr>
      <w:numPr>
        <w:numId w:val="21"/>
      </w:numPr>
    </w:pPr>
  </w:style>
  <w:style w:type="paragraph" w:styleId="ListNumber4">
    <w:name w:val="List Number 4"/>
    <w:basedOn w:val="Normal"/>
    <w:pPr>
      <w:numPr>
        <w:numId w:val="22"/>
      </w:numPr>
    </w:pPr>
  </w:style>
  <w:style w:type="paragraph" w:styleId="ListNumber5">
    <w:name w:val="List Number 5"/>
    <w:basedOn w:val="Normal"/>
    <w:pPr>
      <w:numPr>
        <w:numId w:val="23"/>
      </w:numPr>
    </w:pPr>
  </w:style>
  <w:style w:type="table" w:styleId="ListTable1Light">
    <w:name w:val="List Table 1 Light"/>
    <w:basedOn w:val="TableNormal"/>
    <w:pPr>
      <w:spacing w:after="0" w:line="240" w:lineRule="auto"/>
    </w:pPr>
    <w:tblPr/>
  </w:style>
  <w:style w:type="table" w:styleId="ListTable1Light-Accent1">
    <w:name w:val="List Table 1 Light Accent 1"/>
    <w:basedOn w:val="TableNormal"/>
    <w:pPr>
      <w:spacing w:after="0" w:line="240" w:lineRule="auto"/>
    </w:pPr>
    <w:tblPr/>
  </w:style>
  <w:style w:type="table" w:styleId="ListTable1Light-Accent2">
    <w:name w:val="List Table 1 Light Accent 2"/>
    <w:basedOn w:val="TableNormal"/>
    <w:pPr>
      <w:spacing w:after="0" w:line="240" w:lineRule="auto"/>
    </w:pPr>
    <w:tblPr/>
  </w:style>
  <w:style w:type="table" w:styleId="ListTable1Light-Accent3">
    <w:name w:val="List Table 1 Light Accent 3"/>
    <w:basedOn w:val="TableNormal"/>
    <w:pPr>
      <w:spacing w:after="0" w:line="240" w:lineRule="auto"/>
    </w:pPr>
    <w:tblPr/>
  </w:style>
  <w:style w:type="table" w:styleId="ListTable1Light-Accent4">
    <w:name w:val="List Table 1 Light Accent 4"/>
    <w:basedOn w:val="TableNormal"/>
    <w:pPr>
      <w:spacing w:after="0" w:line="240" w:lineRule="auto"/>
    </w:pPr>
    <w:tblPr/>
  </w:style>
  <w:style w:type="table" w:styleId="ListTable1Light-Accent5">
    <w:name w:val="List Table 1 Light Accent 5"/>
    <w:basedOn w:val="TableNormal"/>
    <w:pPr>
      <w:spacing w:after="0" w:line="240" w:lineRule="auto"/>
    </w:pPr>
    <w:tblPr/>
  </w:style>
  <w:style w:type="table" w:styleId="ListTable1Light-Accent6">
    <w:name w:val="List Table 1 Light Accent 6"/>
    <w:basedOn w:val="TableNormal"/>
    <w:pPr>
      <w:spacing w:after="0" w:line="240" w:lineRule="auto"/>
    </w:pPr>
    <w:tblPr/>
  </w:style>
  <w:style w:type="table" w:styleId="ListTable2">
    <w:name w:val="List Table 2"/>
    <w:basedOn w:val="TableNormal"/>
    <w:pPr>
      <w:spacing w:after="0" w:line="240" w:lineRule="auto"/>
    </w:pPr>
    <w:tblPr/>
  </w:style>
  <w:style w:type="table" w:styleId="ListTable2-Accent1">
    <w:name w:val="List Table 2 Accent 1"/>
    <w:basedOn w:val="TableNormal"/>
    <w:pPr>
      <w:spacing w:after="0" w:line="240" w:lineRule="auto"/>
    </w:pPr>
    <w:tblPr/>
  </w:style>
  <w:style w:type="table" w:styleId="ListTable2-Accent2">
    <w:name w:val="List Table 2 Accent 2"/>
    <w:basedOn w:val="TableNormal"/>
    <w:pPr>
      <w:spacing w:after="0" w:line="240" w:lineRule="auto"/>
    </w:pPr>
    <w:tblPr/>
  </w:style>
  <w:style w:type="table" w:styleId="ListTable2-Accent3">
    <w:name w:val="List Table 2 Accent 3"/>
    <w:basedOn w:val="TableNormal"/>
    <w:pPr>
      <w:spacing w:after="0" w:line="240" w:lineRule="auto"/>
    </w:pPr>
    <w:tblPr/>
  </w:style>
  <w:style w:type="table" w:styleId="ListTable2-Accent4">
    <w:name w:val="List Table 2 Accent 4"/>
    <w:basedOn w:val="TableNormal"/>
    <w:pPr>
      <w:spacing w:after="0" w:line="240" w:lineRule="auto"/>
    </w:pPr>
    <w:tblPr/>
  </w:style>
  <w:style w:type="table" w:styleId="ListTable2-Accent5">
    <w:name w:val="List Table 2 Accent 5"/>
    <w:basedOn w:val="TableNormal"/>
    <w:pPr>
      <w:spacing w:after="0" w:line="240" w:lineRule="auto"/>
    </w:pPr>
    <w:tblPr/>
  </w:style>
  <w:style w:type="table" w:styleId="ListTable2-Accent6">
    <w:name w:val="List Table 2 Accent 6"/>
    <w:basedOn w:val="TableNormal"/>
    <w:pPr>
      <w:spacing w:after="0" w:line="240" w:lineRule="auto"/>
    </w:pPr>
    <w:tblPr/>
  </w:style>
  <w:style w:type="table" w:styleId="ListTable3">
    <w:name w:val="List Table 3"/>
    <w:basedOn w:val="TableNormal"/>
    <w:pPr>
      <w:spacing w:after="0" w:line="240" w:lineRule="auto"/>
    </w:pPr>
    <w:tblPr/>
  </w:style>
  <w:style w:type="table" w:styleId="ListTable3-Accent1">
    <w:name w:val="List Table 3 Accent 1"/>
    <w:basedOn w:val="TableNormal"/>
    <w:pPr>
      <w:spacing w:after="0" w:line="240" w:lineRule="auto"/>
    </w:pPr>
    <w:tblPr/>
  </w:style>
  <w:style w:type="table" w:styleId="ListTable3-Accent2">
    <w:name w:val="List Table 3 Accent 2"/>
    <w:basedOn w:val="TableNormal"/>
    <w:pPr>
      <w:spacing w:after="0" w:line="240" w:lineRule="auto"/>
    </w:pPr>
    <w:tblPr/>
  </w:style>
  <w:style w:type="table" w:styleId="ListTable3-Accent3">
    <w:name w:val="List Table 3 Accent 3"/>
    <w:basedOn w:val="TableNormal"/>
    <w:pPr>
      <w:spacing w:after="0" w:line="240" w:lineRule="auto"/>
    </w:pPr>
    <w:tblPr/>
  </w:style>
  <w:style w:type="table" w:styleId="ListTable3-Accent4">
    <w:name w:val="List Table 3 Accent 4"/>
    <w:basedOn w:val="TableNormal"/>
    <w:pPr>
      <w:spacing w:after="0" w:line="240" w:lineRule="auto"/>
    </w:pPr>
    <w:tblPr/>
  </w:style>
  <w:style w:type="table" w:styleId="ListTable3-Accent5">
    <w:name w:val="List Table 3 Accent 5"/>
    <w:basedOn w:val="TableNormal"/>
    <w:pPr>
      <w:spacing w:after="0" w:line="240" w:lineRule="auto"/>
    </w:pPr>
    <w:tblPr/>
  </w:style>
  <w:style w:type="table" w:styleId="ListTable3-Accent6">
    <w:name w:val="List Table 3 Accent 6"/>
    <w:basedOn w:val="TableNormal"/>
    <w:pPr>
      <w:spacing w:after="0" w:line="240" w:lineRule="auto"/>
    </w:pPr>
    <w:tblPr/>
  </w:style>
  <w:style w:type="table" w:styleId="ListTable4">
    <w:name w:val="List Table 4"/>
    <w:basedOn w:val="TableNormal"/>
    <w:pPr>
      <w:spacing w:after="0" w:line="240" w:lineRule="auto"/>
    </w:pPr>
    <w:tblPr/>
  </w:style>
  <w:style w:type="table" w:styleId="ListTable4-Accent1">
    <w:name w:val="List Table 4 Accent 1"/>
    <w:basedOn w:val="TableNormal"/>
    <w:pPr>
      <w:spacing w:after="0" w:line="240" w:lineRule="auto"/>
    </w:pPr>
    <w:tblPr/>
  </w:style>
  <w:style w:type="table" w:styleId="ListTable4-Accent2">
    <w:name w:val="List Table 4 Accent 2"/>
    <w:basedOn w:val="TableNormal"/>
    <w:pPr>
      <w:spacing w:after="0" w:line="240" w:lineRule="auto"/>
    </w:pPr>
    <w:tblPr/>
  </w:style>
  <w:style w:type="table" w:styleId="ListTable4-Accent3">
    <w:name w:val="List Table 4 Accent 3"/>
    <w:basedOn w:val="TableNormal"/>
    <w:pPr>
      <w:spacing w:after="0" w:line="240" w:lineRule="auto"/>
    </w:pPr>
    <w:tblPr/>
  </w:style>
  <w:style w:type="table" w:styleId="ListTable4-Accent4">
    <w:name w:val="List Table 4 Accent 4"/>
    <w:basedOn w:val="TableNormal"/>
    <w:pPr>
      <w:spacing w:after="0" w:line="240" w:lineRule="auto"/>
    </w:pPr>
    <w:tblPr/>
  </w:style>
  <w:style w:type="table" w:styleId="ListTable4-Accent5">
    <w:name w:val="List Table 4 Accent 5"/>
    <w:basedOn w:val="TableNormal"/>
    <w:pPr>
      <w:spacing w:after="0" w:line="240" w:lineRule="auto"/>
    </w:pPr>
    <w:tblPr/>
  </w:style>
  <w:style w:type="table" w:styleId="ListTable4-Accent6">
    <w:name w:val="List Table 4 Accent 6"/>
    <w:basedOn w:val="TableNormal"/>
    <w:pPr>
      <w:spacing w:after="0" w:line="240" w:lineRule="auto"/>
    </w:pPr>
    <w:tblPr/>
  </w:style>
  <w:style w:type="table" w:styleId="ListTable5Dark">
    <w:name w:val="List Table 5 Dark"/>
    <w:basedOn w:val="TableNormal"/>
    <w:pPr>
      <w:spacing w:after="0" w:line="240" w:lineRule="auto"/>
    </w:pPr>
    <w:rPr>
      <w:color w:val="FFFFFF"/>
    </w:rPr>
    <w:tblPr/>
  </w:style>
  <w:style w:type="table" w:styleId="ListTable5Dark-Accent1">
    <w:name w:val="List Table 5 Dark Accent 1"/>
    <w:basedOn w:val="TableNormal"/>
    <w:pPr>
      <w:spacing w:after="0" w:line="240" w:lineRule="auto"/>
    </w:pPr>
    <w:rPr>
      <w:color w:val="FFFFFF"/>
    </w:rPr>
    <w:tblPr/>
  </w:style>
  <w:style w:type="table" w:styleId="ListTable5Dark-Accent2">
    <w:name w:val="List Table 5 Dark Accent 2"/>
    <w:basedOn w:val="TableNormal"/>
    <w:pPr>
      <w:spacing w:after="0" w:line="240" w:lineRule="auto"/>
    </w:pPr>
    <w:rPr>
      <w:color w:val="FFFFFF"/>
    </w:rPr>
    <w:tblPr/>
  </w:style>
  <w:style w:type="table" w:styleId="ListTable5Dark-Accent3">
    <w:name w:val="List Table 5 Dark Accent 3"/>
    <w:basedOn w:val="TableNormal"/>
    <w:pPr>
      <w:spacing w:after="0" w:line="240" w:lineRule="auto"/>
    </w:pPr>
    <w:rPr>
      <w:color w:val="FFFFFF"/>
    </w:rPr>
    <w:tblPr/>
  </w:style>
  <w:style w:type="table" w:styleId="ListTable5Dark-Accent4">
    <w:name w:val="List Table 5 Dark Accent 4"/>
    <w:basedOn w:val="TableNormal"/>
    <w:pPr>
      <w:spacing w:after="0" w:line="240" w:lineRule="auto"/>
    </w:pPr>
    <w:rPr>
      <w:color w:val="FFFFFF"/>
    </w:rPr>
    <w:tblPr/>
  </w:style>
  <w:style w:type="table" w:styleId="ListTable5Dark-Accent5">
    <w:name w:val="List Table 5 Dark Accent 5"/>
    <w:basedOn w:val="TableNormal"/>
    <w:pPr>
      <w:spacing w:after="0" w:line="240" w:lineRule="auto"/>
    </w:pPr>
    <w:rPr>
      <w:color w:val="FFFFFF"/>
    </w:rPr>
    <w:tblPr/>
  </w:style>
  <w:style w:type="table" w:styleId="ListTable5Dark-Accent6">
    <w:name w:val="List Table 5 Dark Accent 6"/>
    <w:basedOn w:val="TableNormal"/>
    <w:pPr>
      <w:spacing w:after="0" w:line="240" w:lineRule="auto"/>
    </w:pPr>
    <w:rPr>
      <w:color w:val="FFFFFF"/>
    </w:rPr>
    <w:tblPr/>
  </w:style>
  <w:style w:type="table" w:styleId="ListTable6Colorful">
    <w:name w:val="List Table 6 Colorful"/>
    <w:basedOn w:val="TableNormal"/>
    <w:pPr>
      <w:spacing w:after="0" w:line="240" w:lineRule="auto"/>
    </w:pPr>
    <w:rPr>
      <w:color w:val="000000"/>
    </w:rPr>
    <w:tblPr/>
  </w:style>
  <w:style w:type="table" w:styleId="ListTable6Colorful-Accent1">
    <w:name w:val="List Table 6 Colorful Accent 1"/>
    <w:basedOn w:val="TableNormal"/>
    <w:pPr>
      <w:spacing w:after="0" w:line="240" w:lineRule="auto"/>
    </w:pPr>
    <w:rPr>
      <w:color w:val="0F4761"/>
    </w:rPr>
    <w:tblPr/>
  </w:style>
  <w:style w:type="table" w:styleId="ListTable6Colorful-Accent2">
    <w:name w:val="List Table 6 Colorful Accent 2"/>
    <w:basedOn w:val="TableNormal"/>
    <w:pPr>
      <w:spacing w:after="0" w:line="240" w:lineRule="auto"/>
    </w:pPr>
    <w:rPr>
      <w:color w:val="BF4E14"/>
    </w:rPr>
    <w:tblPr/>
  </w:style>
  <w:style w:type="table" w:styleId="ListTable6Colorful-Accent3">
    <w:name w:val="List Table 6 Colorful Accent 3"/>
    <w:basedOn w:val="TableNormal"/>
    <w:pPr>
      <w:spacing w:after="0" w:line="240" w:lineRule="auto"/>
    </w:pPr>
    <w:rPr>
      <w:color w:val="124F1A"/>
    </w:rPr>
    <w:tblPr/>
  </w:style>
  <w:style w:type="table" w:styleId="ListTable6Colorful-Accent4">
    <w:name w:val="List Table 6 Colorful Accent 4"/>
    <w:basedOn w:val="TableNormal"/>
    <w:pPr>
      <w:spacing w:after="0" w:line="240" w:lineRule="auto"/>
    </w:pPr>
    <w:rPr>
      <w:color w:val="0B769F"/>
    </w:rPr>
    <w:tblPr/>
  </w:style>
  <w:style w:type="table" w:styleId="ListTable6Colorful-Accent5">
    <w:name w:val="List Table 6 Colorful Accent 5"/>
    <w:basedOn w:val="TableNormal"/>
    <w:pPr>
      <w:spacing w:after="0" w:line="240" w:lineRule="auto"/>
    </w:pPr>
    <w:rPr>
      <w:color w:val="77206D"/>
    </w:rPr>
    <w:tblPr/>
  </w:style>
  <w:style w:type="table" w:styleId="ListTable6Colorful-Accent6">
    <w:name w:val="List Table 6 Colorful Accent 6"/>
    <w:basedOn w:val="TableNormal"/>
    <w:pPr>
      <w:spacing w:after="0" w:line="240" w:lineRule="auto"/>
    </w:pPr>
    <w:rPr>
      <w:color w:val="3A7C22"/>
    </w:rPr>
    <w:tblPr/>
  </w:style>
  <w:style w:type="table" w:styleId="ListTable7Colorful">
    <w:name w:val="List Table 7 Colorful"/>
    <w:basedOn w:val="TableNormal"/>
    <w:pPr>
      <w:spacing w:after="0" w:line="240" w:lineRule="auto"/>
    </w:pPr>
    <w:rPr>
      <w:color w:val="000000"/>
    </w:rPr>
    <w:tblPr/>
  </w:style>
  <w:style w:type="table" w:styleId="ListTable7Colorful-Accent1">
    <w:name w:val="List Table 7 Colorful Accent 1"/>
    <w:basedOn w:val="TableNormal"/>
    <w:pPr>
      <w:spacing w:after="0" w:line="240" w:lineRule="auto"/>
    </w:pPr>
    <w:rPr>
      <w:color w:val="0F4761"/>
    </w:rPr>
    <w:tblPr/>
  </w:style>
  <w:style w:type="table" w:styleId="ListTable7Colorful-Accent2">
    <w:name w:val="List Table 7 Colorful Accent 2"/>
    <w:basedOn w:val="TableNormal"/>
    <w:pPr>
      <w:spacing w:after="0" w:line="240" w:lineRule="auto"/>
    </w:pPr>
    <w:rPr>
      <w:color w:val="BF4E14"/>
    </w:rPr>
    <w:tblPr/>
  </w:style>
  <w:style w:type="table" w:styleId="ListTable7Colorful-Accent3">
    <w:name w:val="List Table 7 Colorful Accent 3"/>
    <w:basedOn w:val="TableNormal"/>
    <w:pPr>
      <w:spacing w:after="0" w:line="240" w:lineRule="auto"/>
    </w:pPr>
    <w:rPr>
      <w:color w:val="124F1A"/>
    </w:rPr>
    <w:tblPr/>
  </w:style>
  <w:style w:type="table" w:styleId="ListTable7Colorful-Accent4">
    <w:name w:val="List Table 7 Colorful Accent 4"/>
    <w:basedOn w:val="TableNormal"/>
    <w:pPr>
      <w:spacing w:after="0" w:line="240" w:lineRule="auto"/>
    </w:pPr>
    <w:rPr>
      <w:color w:val="0B769F"/>
    </w:rPr>
    <w:tblPr/>
  </w:style>
  <w:style w:type="table" w:styleId="ListTable7Colorful-Accent5">
    <w:name w:val="List Table 7 Colorful Accent 5"/>
    <w:basedOn w:val="TableNormal"/>
    <w:pPr>
      <w:spacing w:after="0" w:line="240" w:lineRule="auto"/>
    </w:pPr>
    <w:rPr>
      <w:color w:val="77206D"/>
    </w:rPr>
    <w:tblPr/>
  </w:style>
  <w:style w:type="table" w:styleId="ListTable7Colorful-Accent6">
    <w:name w:val="List Table 7 Colorful Accent 6"/>
    <w:basedOn w:val="TableNormal"/>
    <w:pPr>
      <w:spacing w:after="0" w:line="240" w:lineRule="auto"/>
    </w:pPr>
    <w:rPr>
      <w:color w:val="3A7C22"/>
    </w:rPr>
    <w:tblPr/>
  </w:style>
  <w:style w:type="paragraph" w:styleId="MacroText">
    <w:name w:val="macro"/>
    <w:pPr>
      <w:spacing w:after="0"/>
      <w:jc w:val="both"/>
    </w:pPr>
    <w:rPr>
      <w:rFonts w:ascii="Consolas" w:eastAsia="Consolas" w:hAnsi="Consolas" w:cs="Consolas"/>
      <w:sz w:val="20"/>
      <w:szCs w:val="20"/>
    </w:rPr>
  </w:style>
  <w:style w:type="character" w:customStyle="1" w:styleId="MacroTextChar">
    <w:name w:val="Macro Text Char"/>
    <w:basedOn w:val="DefaultParagraphFont"/>
    <w:rPr>
      <w:rFonts w:ascii="Consolas" w:eastAsia="Consolas" w:hAnsi="Consolas" w:cs="Consolas"/>
      <w:sz w:val="20"/>
      <w:szCs w:val="20"/>
    </w:rPr>
  </w:style>
  <w:style w:type="table" w:styleId="MediumGrid1">
    <w:name w:val="Medium Grid 1"/>
    <w:basedOn w:val="TableNormal"/>
    <w:pPr>
      <w:spacing w:after="0" w:line="240" w:lineRule="auto"/>
    </w:pPr>
    <w:tblPr/>
  </w:style>
  <w:style w:type="table" w:styleId="MediumGrid1-Accent1">
    <w:name w:val="Medium Grid 1 Accent 1"/>
    <w:basedOn w:val="TableNormal"/>
    <w:pPr>
      <w:spacing w:after="0" w:line="240" w:lineRule="auto"/>
    </w:pPr>
    <w:tblPr/>
  </w:style>
  <w:style w:type="table" w:styleId="MediumGrid1-Accent2">
    <w:name w:val="Medium Grid 1 Accent 2"/>
    <w:basedOn w:val="TableNormal"/>
    <w:pPr>
      <w:spacing w:after="0" w:line="240" w:lineRule="auto"/>
    </w:pPr>
    <w:tblPr/>
  </w:style>
  <w:style w:type="table" w:styleId="MediumGrid1-Accent3">
    <w:name w:val="Medium Grid 1 Accent 3"/>
    <w:basedOn w:val="TableNormal"/>
    <w:pPr>
      <w:spacing w:after="0" w:line="240" w:lineRule="auto"/>
    </w:pPr>
    <w:tblPr/>
  </w:style>
  <w:style w:type="table" w:styleId="MediumGrid1-Accent4">
    <w:name w:val="Medium Grid 1 Accent 4"/>
    <w:basedOn w:val="TableNormal"/>
    <w:pPr>
      <w:spacing w:after="0" w:line="240" w:lineRule="auto"/>
    </w:pPr>
    <w:tblPr/>
  </w:style>
  <w:style w:type="table" w:styleId="MediumGrid1-Accent5">
    <w:name w:val="Medium Grid 1 Accent 5"/>
    <w:basedOn w:val="TableNormal"/>
    <w:pPr>
      <w:spacing w:after="0" w:line="240" w:lineRule="auto"/>
    </w:pPr>
    <w:tblPr/>
  </w:style>
  <w:style w:type="table" w:styleId="MediumGrid1-Accent6">
    <w:name w:val="Medium Grid 1 Accent 6"/>
    <w:basedOn w:val="TableNormal"/>
    <w:pPr>
      <w:spacing w:after="0" w:line="240" w:lineRule="auto"/>
    </w:pPr>
    <w:tblPr/>
  </w:style>
  <w:style w:type="table" w:styleId="MediumGrid2">
    <w:name w:val="Medium Grid 2"/>
    <w:basedOn w:val="TableNormal"/>
    <w:pPr>
      <w:spacing w:after="0" w:line="240" w:lineRule="auto"/>
    </w:pPr>
    <w:rPr>
      <w:color w:val="000000"/>
    </w:rPr>
    <w:tblPr/>
  </w:style>
  <w:style w:type="table" w:styleId="MediumGrid2-Accent1">
    <w:name w:val="Medium Grid 2 Accent 1"/>
    <w:basedOn w:val="TableNormal"/>
    <w:pPr>
      <w:spacing w:after="0" w:line="240" w:lineRule="auto"/>
    </w:pPr>
    <w:rPr>
      <w:color w:val="000000"/>
    </w:rPr>
    <w:tblPr/>
  </w:style>
  <w:style w:type="table" w:styleId="MediumGrid2-Accent2">
    <w:name w:val="Medium Grid 2 Accent 2"/>
    <w:basedOn w:val="TableNormal"/>
    <w:pPr>
      <w:spacing w:after="0" w:line="240" w:lineRule="auto"/>
    </w:pPr>
    <w:rPr>
      <w:color w:val="000000"/>
    </w:rPr>
    <w:tblPr/>
  </w:style>
  <w:style w:type="table" w:styleId="MediumGrid2-Accent3">
    <w:name w:val="Medium Grid 2 Accent 3"/>
    <w:basedOn w:val="TableNormal"/>
    <w:pPr>
      <w:spacing w:after="0" w:line="240" w:lineRule="auto"/>
    </w:pPr>
    <w:rPr>
      <w:color w:val="000000"/>
    </w:rPr>
    <w:tblPr/>
  </w:style>
  <w:style w:type="table" w:styleId="MediumGrid2-Accent4">
    <w:name w:val="Medium Grid 2 Accent 4"/>
    <w:basedOn w:val="TableNormal"/>
    <w:pPr>
      <w:spacing w:after="0" w:line="240" w:lineRule="auto"/>
    </w:pPr>
    <w:rPr>
      <w:color w:val="000000"/>
    </w:rPr>
    <w:tblPr/>
  </w:style>
  <w:style w:type="table" w:styleId="MediumGrid2-Accent5">
    <w:name w:val="Medium Grid 2 Accent 5"/>
    <w:basedOn w:val="TableNormal"/>
    <w:pPr>
      <w:spacing w:after="0" w:line="240" w:lineRule="auto"/>
    </w:pPr>
    <w:rPr>
      <w:color w:val="000000"/>
    </w:rPr>
    <w:tblPr/>
  </w:style>
  <w:style w:type="table" w:styleId="MediumGrid2-Accent6">
    <w:name w:val="Medium Grid 2 Accent 6"/>
    <w:basedOn w:val="TableNormal"/>
    <w:pPr>
      <w:spacing w:after="0" w:line="240" w:lineRule="auto"/>
    </w:pPr>
    <w:rPr>
      <w:color w:val="000000"/>
    </w:rPr>
    <w:tblPr/>
  </w:style>
  <w:style w:type="table" w:styleId="MediumGrid3">
    <w:name w:val="Medium Grid 3"/>
    <w:basedOn w:val="TableNormal"/>
    <w:pPr>
      <w:spacing w:after="0" w:line="240" w:lineRule="auto"/>
    </w:pPr>
    <w:tblPr/>
  </w:style>
  <w:style w:type="table" w:styleId="MediumGrid3-Accent1">
    <w:name w:val="Medium Grid 3 Accent 1"/>
    <w:basedOn w:val="TableNormal"/>
    <w:pPr>
      <w:spacing w:after="0" w:line="240" w:lineRule="auto"/>
    </w:pPr>
    <w:tblPr/>
  </w:style>
  <w:style w:type="table" w:styleId="MediumGrid3-Accent2">
    <w:name w:val="Medium Grid 3 Accent 2"/>
    <w:basedOn w:val="TableNormal"/>
    <w:pPr>
      <w:spacing w:after="0" w:line="240" w:lineRule="auto"/>
    </w:pPr>
    <w:tblPr/>
  </w:style>
  <w:style w:type="table" w:styleId="MediumGrid3-Accent3">
    <w:name w:val="Medium Grid 3 Accent 3"/>
    <w:basedOn w:val="TableNormal"/>
    <w:pPr>
      <w:spacing w:after="0" w:line="240" w:lineRule="auto"/>
    </w:pPr>
    <w:tblPr/>
  </w:style>
  <w:style w:type="table" w:styleId="MediumGrid3-Accent4">
    <w:name w:val="Medium Grid 3 Accent 4"/>
    <w:basedOn w:val="TableNormal"/>
    <w:pPr>
      <w:spacing w:after="0" w:line="240" w:lineRule="auto"/>
    </w:pPr>
    <w:tblPr/>
  </w:style>
  <w:style w:type="table" w:styleId="MediumGrid3-Accent5">
    <w:name w:val="Medium Grid 3 Accent 5"/>
    <w:basedOn w:val="TableNormal"/>
    <w:pPr>
      <w:spacing w:after="0" w:line="240" w:lineRule="auto"/>
    </w:pPr>
    <w:tblPr/>
  </w:style>
  <w:style w:type="table" w:styleId="MediumGrid3-Accent6">
    <w:name w:val="Medium Grid 3 Accent 6"/>
    <w:basedOn w:val="TableNormal"/>
    <w:pPr>
      <w:spacing w:after="0" w:line="240" w:lineRule="auto"/>
    </w:pPr>
    <w:tblPr/>
  </w:style>
  <w:style w:type="table" w:styleId="MediumList1">
    <w:name w:val="Medium List 1"/>
    <w:basedOn w:val="TableNormal"/>
    <w:pPr>
      <w:spacing w:after="0" w:line="240" w:lineRule="auto"/>
    </w:pPr>
    <w:rPr>
      <w:color w:val="000000"/>
    </w:rPr>
    <w:tblPr/>
  </w:style>
  <w:style w:type="table" w:styleId="MediumList1-Accent1">
    <w:name w:val="Medium List 1 Accent 1"/>
    <w:basedOn w:val="TableNormal"/>
    <w:pPr>
      <w:spacing w:after="0" w:line="240" w:lineRule="auto"/>
    </w:pPr>
    <w:rPr>
      <w:color w:val="000000"/>
    </w:rPr>
    <w:tblPr/>
  </w:style>
  <w:style w:type="table" w:styleId="MediumList1-Accent2">
    <w:name w:val="Medium List 1 Accent 2"/>
    <w:basedOn w:val="TableNormal"/>
    <w:pPr>
      <w:spacing w:after="0" w:line="240" w:lineRule="auto"/>
    </w:pPr>
    <w:rPr>
      <w:color w:val="000000"/>
    </w:rPr>
    <w:tblPr/>
  </w:style>
  <w:style w:type="table" w:styleId="MediumList1-Accent3">
    <w:name w:val="Medium List 1 Accent 3"/>
    <w:basedOn w:val="TableNormal"/>
    <w:pPr>
      <w:spacing w:after="0" w:line="240" w:lineRule="auto"/>
    </w:pPr>
    <w:rPr>
      <w:color w:val="000000"/>
    </w:rPr>
    <w:tblPr/>
  </w:style>
  <w:style w:type="table" w:styleId="MediumList1-Accent4">
    <w:name w:val="Medium List 1 Accent 4"/>
    <w:basedOn w:val="TableNormal"/>
    <w:pPr>
      <w:spacing w:after="0" w:line="240" w:lineRule="auto"/>
    </w:pPr>
    <w:rPr>
      <w:color w:val="000000"/>
    </w:rPr>
    <w:tblPr/>
  </w:style>
  <w:style w:type="table" w:styleId="MediumList1-Accent5">
    <w:name w:val="Medium List 1 Accent 5"/>
    <w:basedOn w:val="TableNormal"/>
    <w:pPr>
      <w:spacing w:after="0" w:line="240" w:lineRule="auto"/>
    </w:pPr>
    <w:rPr>
      <w:color w:val="000000"/>
    </w:rPr>
    <w:tblPr/>
  </w:style>
  <w:style w:type="table" w:styleId="MediumList1-Accent6">
    <w:name w:val="Medium List 1 Accent 6"/>
    <w:basedOn w:val="TableNormal"/>
    <w:pPr>
      <w:spacing w:after="0" w:line="240" w:lineRule="auto"/>
    </w:pPr>
    <w:rPr>
      <w:color w:val="000000"/>
    </w:rPr>
    <w:tblPr/>
  </w:style>
  <w:style w:type="table" w:styleId="MediumList2">
    <w:name w:val="Medium List 2"/>
    <w:basedOn w:val="TableNormal"/>
    <w:pPr>
      <w:spacing w:after="0" w:line="240" w:lineRule="auto"/>
    </w:pPr>
    <w:rPr>
      <w:color w:val="000000"/>
    </w:rPr>
    <w:tblPr/>
  </w:style>
  <w:style w:type="table" w:styleId="MediumList2-Accent1">
    <w:name w:val="Medium List 2 Accent 1"/>
    <w:basedOn w:val="TableNormal"/>
    <w:pPr>
      <w:spacing w:after="0" w:line="240" w:lineRule="auto"/>
    </w:pPr>
    <w:rPr>
      <w:color w:val="000000"/>
    </w:rPr>
    <w:tblPr/>
  </w:style>
  <w:style w:type="table" w:styleId="MediumList2-Accent2">
    <w:name w:val="Medium List 2 Accent 2"/>
    <w:basedOn w:val="TableNormal"/>
    <w:pPr>
      <w:spacing w:after="0" w:line="240" w:lineRule="auto"/>
    </w:pPr>
    <w:rPr>
      <w:color w:val="000000"/>
    </w:rPr>
    <w:tblPr/>
  </w:style>
  <w:style w:type="table" w:styleId="MediumList2-Accent3">
    <w:name w:val="Medium List 2 Accent 3"/>
    <w:basedOn w:val="TableNormal"/>
    <w:pPr>
      <w:spacing w:after="0" w:line="240" w:lineRule="auto"/>
    </w:pPr>
    <w:rPr>
      <w:color w:val="000000"/>
    </w:rPr>
    <w:tblPr/>
  </w:style>
  <w:style w:type="table" w:styleId="MediumList2-Accent4">
    <w:name w:val="Medium List 2 Accent 4"/>
    <w:basedOn w:val="TableNormal"/>
    <w:pPr>
      <w:spacing w:after="0" w:line="240" w:lineRule="auto"/>
    </w:pPr>
    <w:rPr>
      <w:color w:val="000000"/>
    </w:rPr>
    <w:tblPr/>
  </w:style>
  <w:style w:type="table" w:styleId="MediumList2-Accent5">
    <w:name w:val="Medium List 2 Accent 5"/>
    <w:basedOn w:val="TableNormal"/>
    <w:pPr>
      <w:spacing w:after="0" w:line="240" w:lineRule="auto"/>
    </w:pPr>
    <w:rPr>
      <w:color w:val="000000"/>
    </w:rPr>
    <w:tblPr/>
  </w:style>
  <w:style w:type="table" w:styleId="MediumList2-Accent6">
    <w:name w:val="Medium List 2 Accent 6"/>
    <w:basedOn w:val="TableNormal"/>
    <w:pPr>
      <w:spacing w:after="0" w:line="240" w:lineRule="auto"/>
    </w:pPr>
    <w:rPr>
      <w:color w:val="000000"/>
    </w:rPr>
    <w:tblPr/>
  </w:style>
  <w:style w:type="table" w:styleId="MediumShading1">
    <w:name w:val="Medium Shading 1"/>
    <w:basedOn w:val="TableNormal"/>
    <w:pPr>
      <w:spacing w:after="0" w:line="240" w:lineRule="auto"/>
    </w:pPr>
    <w:tblPr/>
  </w:style>
  <w:style w:type="table" w:styleId="MediumShading1-Accent1">
    <w:name w:val="Medium Shading 1 Accent 1"/>
    <w:basedOn w:val="TableNormal"/>
    <w:pPr>
      <w:spacing w:after="0" w:line="240" w:lineRule="auto"/>
    </w:pPr>
    <w:tblPr/>
  </w:style>
  <w:style w:type="table" w:styleId="MediumShading1-Accent2">
    <w:name w:val="Medium Shading 1 Accent 2"/>
    <w:basedOn w:val="TableNormal"/>
    <w:pPr>
      <w:spacing w:after="0" w:line="240" w:lineRule="auto"/>
    </w:pPr>
    <w:tblPr/>
  </w:style>
  <w:style w:type="table" w:styleId="MediumShading1-Accent3">
    <w:name w:val="Medium Shading 1 Accent 3"/>
    <w:basedOn w:val="TableNormal"/>
    <w:pPr>
      <w:spacing w:after="0" w:line="240" w:lineRule="auto"/>
    </w:pPr>
    <w:tblPr/>
  </w:style>
  <w:style w:type="table" w:styleId="MediumShading1-Accent4">
    <w:name w:val="Medium Shading 1 Accent 4"/>
    <w:basedOn w:val="TableNormal"/>
    <w:pPr>
      <w:spacing w:after="0" w:line="240" w:lineRule="auto"/>
    </w:pPr>
    <w:tblPr/>
  </w:style>
  <w:style w:type="table" w:styleId="MediumShading1-Accent5">
    <w:name w:val="Medium Shading 1 Accent 5"/>
    <w:basedOn w:val="TableNormal"/>
    <w:pPr>
      <w:spacing w:after="0" w:line="240" w:lineRule="auto"/>
    </w:pPr>
    <w:tblPr/>
  </w:style>
  <w:style w:type="table" w:styleId="MediumShading1-Accent6">
    <w:name w:val="Medium Shading 1 Accent 6"/>
    <w:basedOn w:val="TableNormal"/>
    <w:pPr>
      <w:spacing w:after="0" w:line="240" w:lineRule="auto"/>
    </w:pPr>
    <w:tblPr/>
  </w:style>
  <w:style w:type="table" w:styleId="MediumShading2">
    <w:name w:val="Medium Shading 2"/>
    <w:basedOn w:val="TableNormal"/>
    <w:pPr>
      <w:spacing w:after="0" w:line="240" w:lineRule="auto"/>
    </w:pPr>
    <w:tblPr/>
  </w:style>
  <w:style w:type="table" w:styleId="MediumShading2-Accent1">
    <w:name w:val="Medium Shading 2 Accent 1"/>
    <w:basedOn w:val="TableNormal"/>
    <w:pPr>
      <w:spacing w:after="0" w:line="240" w:lineRule="auto"/>
    </w:pPr>
    <w:tblPr/>
  </w:style>
  <w:style w:type="table" w:styleId="MediumShading2-Accent2">
    <w:name w:val="Medium Shading 2 Accent 2"/>
    <w:basedOn w:val="TableNormal"/>
    <w:pPr>
      <w:spacing w:after="0" w:line="240" w:lineRule="auto"/>
    </w:pPr>
    <w:tblPr/>
  </w:style>
  <w:style w:type="table" w:styleId="MediumShading2-Accent3">
    <w:name w:val="Medium Shading 2 Accent 3"/>
    <w:basedOn w:val="TableNormal"/>
    <w:pPr>
      <w:spacing w:after="0" w:line="240" w:lineRule="auto"/>
    </w:pPr>
    <w:tblPr/>
  </w:style>
  <w:style w:type="table" w:styleId="MediumShading2-Accent4">
    <w:name w:val="Medium Shading 2 Accent 4"/>
    <w:basedOn w:val="TableNormal"/>
    <w:pPr>
      <w:spacing w:after="0" w:line="240" w:lineRule="auto"/>
    </w:pPr>
    <w:tblPr/>
  </w:style>
  <w:style w:type="table" w:styleId="MediumShading2-Accent5">
    <w:name w:val="Medium Shading 2 Accent 5"/>
    <w:basedOn w:val="TableNormal"/>
    <w:pPr>
      <w:spacing w:after="0" w:line="240" w:lineRule="auto"/>
    </w:pPr>
    <w:tblPr/>
  </w:style>
  <w:style w:type="table" w:styleId="MediumShading2-Accent6">
    <w:name w:val="Medium Shading 2 Accent 6"/>
    <w:basedOn w:val="TableNormal"/>
    <w:pPr>
      <w:spacing w:after="0" w:line="240" w:lineRule="auto"/>
    </w:pPr>
    <w:tblPr/>
  </w:style>
  <w:style w:type="paragraph" w:styleId="MessageHeader">
    <w:name w:val="Message Header"/>
    <w:basedOn w:val="Normal"/>
    <w:pPr>
      <w:spacing w:after="0" w:line="240" w:lineRule="auto"/>
      <w:ind w:left="1080" w:hanging="1080"/>
    </w:pPr>
    <w:rPr>
      <w:sz w:val="24"/>
      <w:szCs w:val="24"/>
    </w:rPr>
  </w:style>
  <w:style w:type="character" w:customStyle="1" w:styleId="MessageHeaderChar">
    <w:name w:val="Message Header Char"/>
    <w:basedOn w:val="DefaultParagraphFont"/>
    <w:rPr>
      <w:sz w:val="24"/>
      <w:szCs w:val="24"/>
    </w:rPr>
  </w:style>
  <w:style w:type="paragraph" w:styleId="NormalIndent">
    <w:name w:val="Normal Indent"/>
    <w:basedOn w:val="Normal"/>
    <w:pPr>
      <w:ind w:left="720"/>
    </w:pPr>
  </w:style>
  <w:style w:type="paragraph" w:styleId="NoteHeading">
    <w:name w:val="Note Heading"/>
    <w:basedOn w:val="Normal"/>
    <w:next w:val="Normal"/>
    <w:pPr>
      <w:spacing w:after="0" w:line="240" w:lineRule="auto"/>
    </w:pPr>
  </w:style>
  <w:style w:type="character" w:customStyle="1" w:styleId="NoteHeadingChar">
    <w:name w:val="Note Heading Char"/>
    <w:basedOn w:val="DefaultParagraphFont"/>
    <w:rPr>
      <w:rFonts w:ascii="Arial" w:eastAsia="Arial" w:hAnsi="Arial" w:cs="Arial"/>
    </w:rPr>
  </w:style>
  <w:style w:type="character" w:styleId="PageNumber">
    <w:name w:val="page number"/>
    <w:basedOn w:val="DefaultParagraphFont"/>
  </w:style>
  <w:style w:type="table" w:styleId="PlainTable1">
    <w:name w:val="Plain Table 1"/>
    <w:basedOn w:val="TableNormal"/>
    <w:pPr>
      <w:spacing w:after="0" w:line="240" w:lineRule="auto"/>
    </w:pPr>
    <w:tblPr/>
  </w:style>
  <w:style w:type="table" w:styleId="PlainTable2">
    <w:name w:val="Plain Table 2"/>
    <w:basedOn w:val="TableNormal"/>
    <w:pPr>
      <w:spacing w:after="0" w:line="240" w:lineRule="auto"/>
    </w:pPr>
    <w:tblPr/>
  </w:style>
  <w:style w:type="table" w:styleId="PlainTable3">
    <w:name w:val="Plain Table 3"/>
    <w:basedOn w:val="TableNormal"/>
    <w:pPr>
      <w:spacing w:after="0" w:line="240" w:lineRule="auto"/>
    </w:pPr>
    <w:tblPr/>
  </w:style>
  <w:style w:type="table" w:styleId="PlainTable4">
    <w:name w:val="Plain Table 4"/>
    <w:basedOn w:val="TableNormal"/>
    <w:pPr>
      <w:spacing w:after="0" w:line="240" w:lineRule="auto"/>
    </w:pPr>
    <w:tblPr/>
  </w:style>
  <w:style w:type="table" w:styleId="PlainTable5">
    <w:name w:val="Plain Table 5"/>
    <w:basedOn w:val="TableNormal"/>
    <w:pPr>
      <w:spacing w:after="0" w:line="240" w:lineRule="auto"/>
    </w:pPr>
    <w:tblPr/>
  </w:style>
  <w:style w:type="paragraph" w:styleId="PlainText">
    <w:name w:val="Plain Text"/>
    <w:basedOn w:val="Normal"/>
    <w:pPr>
      <w:spacing w:after="0" w:line="240" w:lineRule="auto"/>
    </w:pPr>
    <w:rPr>
      <w:rFonts w:ascii="Consolas" w:eastAsia="Consolas" w:hAnsi="Consolas" w:cs="Consolas"/>
      <w:sz w:val="21"/>
      <w:szCs w:val="21"/>
    </w:rPr>
  </w:style>
  <w:style w:type="character" w:customStyle="1" w:styleId="PlainTextChar">
    <w:name w:val="Plain Text Char"/>
    <w:basedOn w:val="DefaultParagraphFont"/>
    <w:rPr>
      <w:rFonts w:ascii="Consolas" w:eastAsia="Consolas" w:hAnsi="Consolas" w:cs="Consolas"/>
      <w:sz w:val="21"/>
      <w:szCs w:val="21"/>
    </w:rPr>
  </w:style>
  <w:style w:type="paragraph" w:styleId="Quote">
    <w:name w:val="Quote"/>
    <w:basedOn w:val="Normal"/>
    <w:next w:val="Normal"/>
    <w:qFormat/>
    <w:pPr>
      <w:spacing w:before="200" w:after="160"/>
      <w:ind w:left="864" w:right="864"/>
      <w:jc w:val="center"/>
    </w:pPr>
    <w:rPr>
      <w:i/>
      <w:color w:val="404040"/>
    </w:rPr>
  </w:style>
  <w:style w:type="character" w:customStyle="1" w:styleId="QuoteChar">
    <w:name w:val="Quote Char"/>
    <w:basedOn w:val="DefaultParagraphFont"/>
    <w:rPr>
      <w:rFonts w:ascii="Arial" w:eastAsia="Arial" w:hAnsi="Arial" w:cs="Arial"/>
      <w:i/>
      <w:color w:val="404040"/>
    </w:rPr>
  </w:style>
  <w:style w:type="paragraph" w:styleId="Salutation">
    <w:name w:val="Salutation"/>
    <w:basedOn w:val="Normal"/>
    <w:next w:val="Normal"/>
  </w:style>
  <w:style w:type="character" w:customStyle="1" w:styleId="SalutationChar">
    <w:name w:val="Salutation Char"/>
    <w:basedOn w:val="DefaultParagraphFont"/>
    <w:rPr>
      <w:rFonts w:ascii="Arial" w:eastAsia="Arial" w:hAnsi="Arial" w:cs="Arial"/>
    </w:rPr>
  </w:style>
  <w:style w:type="paragraph" w:styleId="Signature">
    <w:name w:val="Signature"/>
    <w:basedOn w:val="Normal"/>
    <w:pPr>
      <w:spacing w:after="0" w:line="240" w:lineRule="auto"/>
      <w:ind w:left="4320"/>
    </w:pPr>
  </w:style>
  <w:style w:type="character" w:customStyle="1" w:styleId="SignatureChar">
    <w:name w:val="Signature Char"/>
    <w:basedOn w:val="DefaultParagraphFont"/>
    <w:rPr>
      <w:rFonts w:ascii="Arial" w:eastAsia="Arial" w:hAnsi="Arial" w:cs="Arial"/>
    </w:rPr>
  </w:style>
  <w:style w:type="character" w:styleId="SmartHyperlink">
    <w:name w:val="Smart Hyperlink"/>
    <w:basedOn w:val="DefaultParagraphFont"/>
    <w:rPr>
      <w:u w:val="dotted"/>
    </w:rPr>
  </w:style>
  <w:style w:type="character" w:styleId="SmartLink">
    <w:name w:val="Smart Link"/>
    <w:basedOn w:val="DefaultParagraphFont"/>
    <w:rPr>
      <w:color w:val="0000FF"/>
      <w:u w:val="single"/>
    </w:rPr>
  </w:style>
  <w:style w:type="character" w:styleId="SubtleEmphasis">
    <w:name w:val="Subtle Emphasis"/>
    <w:basedOn w:val="DefaultParagraphFont"/>
    <w:qFormat/>
    <w:rPr>
      <w:i/>
      <w:color w:val="404040"/>
    </w:rPr>
  </w:style>
  <w:style w:type="character" w:styleId="SubtleReference">
    <w:name w:val="Subtle Reference"/>
    <w:basedOn w:val="DefaultParagraphFont"/>
    <w:qFormat/>
    <w:rPr>
      <w:color w:val="5A5A5A"/>
    </w:rPr>
  </w:style>
  <w:style w:type="table" w:styleId="Table3Deffects1">
    <w:name w:val="Table 3D effects 1"/>
    <w:basedOn w:val="TableNormal"/>
    <w:pPr>
      <w:jc w:val="both"/>
    </w:pPr>
    <w:tblPr/>
  </w:style>
  <w:style w:type="table" w:styleId="Table3Deffects2">
    <w:name w:val="Table 3D effects 2"/>
    <w:basedOn w:val="TableNormal"/>
    <w:pPr>
      <w:jc w:val="both"/>
    </w:pPr>
    <w:tblPr/>
  </w:style>
  <w:style w:type="table" w:styleId="Table3Deffects3">
    <w:name w:val="Table 3D effects 3"/>
    <w:basedOn w:val="TableNormal"/>
    <w:pPr>
      <w:jc w:val="both"/>
    </w:pPr>
    <w:tblPr/>
  </w:style>
  <w:style w:type="table" w:styleId="TableClassic1">
    <w:name w:val="Table Classic 1"/>
    <w:basedOn w:val="TableNormal"/>
    <w:pPr>
      <w:jc w:val="both"/>
    </w:pPr>
    <w:tblPr/>
  </w:style>
  <w:style w:type="table" w:styleId="TableClassic2">
    <w:name w:val="Table Classic 2"/>
    <w:basedOn w:val="TableNormal"/>
    <w:pPr>
      <w:jc w:val="both"/>
    </w:pPr>
    <w:tblPr/>
  </w:style>
  <w:style w:type="table" w:styleId="TableClassic3">
    <w:name w:val="Table Classic 3"/>
    <w:basedOn w:val="TableNormal"/>
    <w:pPr>
      <w:jc w:val="both"/>
    </w:pPr>
    <w:rPr>
      <w:color w:val="000080"/>
    </w:rPr>
    <w:tblPr/>
  </w:style>
  <w:style w:type="table" w:styleId="TableClassic4">
    <w:name w:val="Table Classic 4"/>
    <w:basedOn w:val="TableNormal"/>
    <w:pPr>
      <w:jc w:val="both"/>
    </w:pPr>
    <w:tblPr/>
  </w:style>
  <w:style w:type="table" w:styleId="TableColorful1">
    <w:name w:val="Table Colorful 1"/>
    <w:basedOn w:val="TableNormal"/>
    <w:pPr>
      <w:jc w:val="both"/>
    </w:pPr>
    <w:rPr>
      <w:color w:val="FFFFFF"/>
    </w:rPr>
    <w:tblPr/>
  </w:style>
  <w:style w:type="table" w:styleId="TableColorful2">
    <w:name w:val="Table Colorful 2"/>
    <w:basedOn w:val="TableNormal"/>
    <w:pPr>
      <w:jc w:val="both"/>
    </w:pPr>
    <w:tblPr/>
  </w:style>
  <w:style w:type="table" w:styleId="TableColorful3">
    <w:name w:val="Table Colorful 3"/>
    <w:basedOn w:val="TableNormal"/>
    <w:pPr>
      <w:jc w:val="both"/>
    </w:pPr>
    <w:tblPr/>
  </w:style>
  <w:style w:type="table" w:styleId="TableColumns1">
    <w:name w:val="Table Columns 1"/>
    <w:basedOn w:val="TableNormal"/>
    <w:pPr>
      <w:jc w:val="both"/>
    </w:pPr>
    <w:rPr>
      <w:b/>
    </w:rPr>
    <w:tblPr/>
  </w:style>
  <w:style w:type="table" w:styleId="TableColumns2">
    <w:name w:val="Table Columns 2"/>
    <w:basedOn w:val="TableNormal"/>
    <w:pPr>
      <w:jc w:val="both"/>
    </w:pPr>
    <w:rPr>
      <w:b/>
    </w:rPr>
    <w:tblPr/>
  </w:style>
  <w:style w:type="table" w:styleId="TableColumns3">
    <w:name w:val="Table Columns 3"/>
    <w:basedOn w:val="TableNormal"/>
    <w:pPr>
      <w:jc w:val="both"/>
    </w:pPr>
    <w:rPr>
      <w:b/>
    </w:rPr>
    <w:tblPr/>
  </w:style>
  <w:style w:type="table" w:styleId="TableColumns4">
    <w:name w:val="Table Columns 4"/>
    <w:basedOn w:val="TableNormal"/>
    <w:pPr>
      <w:jc w:val="both"/>
    </w:pPr>
    <w:tblPr/>
  </w:style>
  <w:style w:type="table" w:styleId="TableColumns5">
    <w:name w:val="Table Columns 5"/>
    <w:basedOn w:val="TableNormal"/>
    <w:pPr>
      <w:jc w:val="both"/>
    </w:pPr>
    <w:tblPr/>
  </w:style>
  <w:style w:type="table" w:styleId="TableContemporary">
    <w:name w:val="Table Contemporary"/>
    <w:basedOn w:val="TableNormal"/>
    <w:pPr>
      <w:jc w:val="both"/>
    </w:pPr>
    <w:tblPr/>
  </w:style>
  <w:style w:type="table" w:styleId="TableElegant">
    <w:name w:val="Table Elegant"/>
    <w:basedOn w:val="TableNormal"/>
    <w:pPr>
      <w:jc w:val="both"/>
    </w:pPr>
    <w:tblPr/>
  </w:style>
  <w:style w:type="table" w:styleId="TableGrid1">
    <w:name w:val="Table Grid 1"/>
    <w:basedOn w:val="TableNormal"/>
    <w:pPr>
      <w:jc w:val="both"/>
    </w:pPr>
    <w:tblPr/>
  </w:style>
  <w:style w:type="table" w:styleId="TableGrid2">
    <w:name w:val="Table Grid 2"/>
    <w:basedOn w:val="TableNormal"/>
    <w:pPr>
      <w:jc w:val="both"/>
    </w:pPr>
    <w:tblPr/>
  </w:style>
  <w:style w:type="table" w:styleId="TableGrid3">
    <w:name w:val="Table Grid 3"/>
    <w:basedOn w:val="TableNormal"/>
    <w:pPr>
      <w:jc w:val="both"/>
    </w:pPr>
    <w:tblPr/>
  </w:style>
  <w:style w:type="table" w:styleId="TableGrid4">
    <w:name w:val="Table Grid 4"/>
    <w:basedOn w:val="TableNormal"/>
    <w:pPr>
      <w:jc w:val="both"/>
    </w:pPr>
    <w:tblPr/>
  </w:style>
  <w:style w:type="table" w:styleId="TableGrid5">
    <w:name w:val="Table Grid 5"/>
    <w:basedOn w:val="TableNormal"/>
    <w:pPr>
      <w:jc w:val="both"/>
    </w:pPr>
    <w:tblPr/>
  </w:style>
  <w:style w:type="table" w:styleId="TableGrid6">
    <w:name w:val="Table Grid 6"/>
    <w:basedOn w:val="TableNormal"/>
    <w:pPr>
      <w:jc w:val="both"/>
    </w:pPr>
    <w:tblPr/>
  </w:style>
  <w:style w:type="table" w:styleId="TableGrid7">
    <w:name w:val="Table Grid 7"/>
    <w:basedOn w:val="TableNormal"/>
    <w:pPr>
      <w:jc w:val="both"/>
    </w:pPr>
    <w:rPr>
      <w:b/>
    </w:rPr>
    <w:tblPr/>
  </w:style>
  <w:style w:type="table" w:styleId="TableGrid8">
    <w:name w:val="Table Grid 8"/>
    <w:basedOn w:val="TableNormal"/>
    <w:pPr>
      <w:jc w:val="both"/>
    </w:pPr>
    <w:tblPr/>
  </w:style>
  <w:style w:type="table" w:styleId="TableGridLight">
    <w:name w:val="Grid Table Light"/>
    <w:basedOn w:val="TableNormal"/>
    <w:pPr>
      <w:spacing w:after="0" w:line="240" w:lineRule="auto"/>
    </w:pPr>
    <w:tblPr/>
  </w:style>
  <w:style w:type="table" w:styleId="TableList1">
    <w:name w:val="Table List 1"/>
    <w:basedOn w:val="TableNormal"/>
    <w:pPr>
      <w:jc w:val="both"/>
    </w:pPr>
    <w:tblPr/>
  </w:style>
  <w:style w:type="table" w:styleId="TableList2">
    <w:name w:val="Table List 2"/>
    <w:basedOn w:val="TableNormal"/>
    <w:pPr>
      <w:jc w:val="both"/>
    </w:pPr>
    <w:tblPr/>
  </w:style>
  <w:style w:type="table" w:styleId="TableList3">
    <w:name w:val="Table List 3"/>
    <w:basedOn w:val="TableNormal"/>
    <w:pPr>
      <w:jc w:val="both"/>
    </w:pPr>
    <w:tblPr/>
  </w:style>
  <w:style w:type="table" w:styleId="TableList4">
    <w:name w:val="Table List 4"/>
    <w:basedOn w:val="TableNormal"/>
    <w:pPr>
      <w:jc w:val="both"/>
    </w:pPr>
    <w:tblPr/>
  </w:style>
  <w:style w:type="table" w:styleId="TableList5">
    <w:name w:val="Table List 5"/>
    <w:basedOn w:val="TableNormal"/>
    <w:pPr>
      <w:jc w:val="both"/>
    </w:pPr>
    <w:tblPr/>
  </w:style>
  <w:style w:type="table" w:styleId="TableList6">
    <w:name w:val="Table List 6"/>
    <w:basedOn w:val="TableNormal"/>
    <w:pPr>
      <w:jc w:val="both"/>
    </w:pPr>
    <w:tblPr/>
  </w:style>
  <w:style w:type="table" w:styleId="TableList7">
    <w:name w:val="Table List 7"/>
    <w:basedOn w:val="TableNormal"/>
    <w:pPr>
      <w:jc w:val="both"/>
    </w:pPr>
    <w:tblPr/>
  </w:style>
  <w:style w:type="table" w:styleId="TableList8">
    <w:name w:val="Table List 8"/>
    <w:basedOn w:val="TableNormal"/>
    <w:pPr>
      <w:jc w:val="both"/>
    </w:pPr>
    <w:tblPr/>
  </w:style>
  <w:style w:type="paragraph" w:styleId="TableofAuthorities">
    <w:name w:val="table of authorities"/>
    <w:basedOn w:val="Normal"/>
    <w:next w:val="Normal"/>
    <w:pPr>
      <w:spacing w:after="0"/>
      <w:ind w:left="220" w:hanging="220"/>
    </w:pPr>
  </w:style>
  <w:style w:type="paragraph" w:styleId="TableofFigures">
    <w:name w:val="table of figures"/>
    <w:basedOn w:val="Normal"/>
    <w:next w:val="Normal"/>
    <w:pPr>
      <w:spacing w:after="0"/>
    </w:pPr>
  </w:style>
  <w:style w:type="table" w:styleId="TableProfessional">
    <w:name w:val="Table Professional"/>
    <w:basedOn w:val="TableNormal"/>
    <w:pPr>
      <w:jc w:val="both"/>
    </w:pPr>
    <w:tblPr/>
  </w:style>
  <w:style w:type="table" w:styleId="TableSimple1">
    <w:name w:val="Table Simple 1"/>
    <w:basedOn w:val="TableNormal"/>
    <w:pPr>
      <w:jc w:val="both"/>
    </w:pPr>
    <w:tblPr/>
  </w:style>
  <w:style w:type="table" w:styleId="TableSimple2">
    <w:name w:val="Table Simple 2"/>
    <w:basedOn w:val="TableNormal"/>
    <w:pPr>
      <w:jc w:val="both"/>
    </w:pPr>
    <w:tblPr/>
  </w:style>
  <w:style w:type="table" w:styleId="TableSimple3">
    <w:name w:val="Table Simple 3"/>
    <w:basedOn w:val="TableNormal"/>
    <w:pPr>
      <w:jc w:val="both"/>
    </w:pPr>
    <w:tblPr/>
  </w:style>
  <w:style w:type="table" w:styleId="TableSubtle1">
    <w:name w:val="Table Subtle 1"/>
    <w:basedOn w:val="TableNormal"/>
    <w:pPr>
      <w:jc w:val="both"/>
    </w:pPr>
    <w:tblPr/>
  </w:style>
  <w:style w:type="table" w:styleId="TableSubtle2">
    <w:name w:val="Table Subtle 2"/>
    <w:basedOn w:val="TableNormal"/>
    <w:pPr>
      <w:jc w:val="both"/>
    </w:pPr>
    <w:tblPr/>
  </w:style>
  <w:style w:type="table" w:styleId="TableTheme">
    <w:name w:val="Table Theme"/>
    <w:basedOn w:val="TableNormal"/>
    <w:pPr>
      <w:jc w:val="both"/>
    </w:pPr>
    <w:tblPr/>
  </w:style>
  <w:style w:type="table" w:styleId="TableWeb1">
    <w:name w:val="Table Web 1"/>
    <w:basedOn w:val="TableNormal"/>
    <w:pPr>
      <w:jc w:val="both"/>
    </w:pPr>
    <w:tblPr/>
  </w:style>
  <w:style w:type="table" w:styleId="TableWeb2">
    <w:name w:val="Table Web 2"/>
    <w:basedOn w:val="TableNormal"/>
    <w:pPr>
      <w:jc w:val="both"/>
    </w:pPr>
    <w:tblPr/>
  </w:style>
  <w:style w:type="table" w:styleId="TableWeb3">
    <w:name w:val="Table Web 3"/>
    <w:basedOn w:val="TableNormal"/>
    <w:pPr>
      <w:jc w:val="both"/>
    </w:pPr>
    <w:tblPr/>
  </w:style>
  <w:style w:type="paragraph" w:styleId="TOAHeading">
    <w:name w:val="toa heading"/>
    <w:basedOn w:val="Normal"/>
    <w:next w:val="Normal"/>
    <w:pPr>
      <w:spacing w:before="120"/>
    </w:pPr>
    <w:rPr>
      <w:b/>
      <w:sz w:val="24"/>
      <w:szCs w:val="24"/>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 w:type="paragraph" w:styleId="TOCHeading">
    <w:name w:val="TOC Heading"/>
    <w:basedOn w:val="Heading1"/>
    <w:next w:val="Normal"/>
    <w:qFormat/>
    <w:pPr>
      <w:spacing w:before="240" w:after="0"/>
    </w:pPr>
    <w:rPr>
      <w:color w:val="0F476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490575-4D75-1345-B95D-5A17EC064559}">
  <we:reference id="a89087d2-08b4-481f-8e40-7eb65d0966f9" version="1.0.0.0" store="develop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TotalTime>
  <Pages>27</Pages>
  <Words>13524</Words>
  <Characters>82226</Characters>
  <Application>Microsoft Office Word</Application>
  <DocSecurity>0</DocSecurity>
  <Lines>1158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Edith Mathiowitz</dc:creator>
  <cp:keywords/>
  <dc:description/>
  <cp:lastModifiedBy>Kosta Milovanovic</cp:lastModifiedBy>
  <cp:revision>5</cp:revision>
  <dcterms:created xsi:type="dcterms:W3CDTF">2026-03-26T13:13:00Z</dcterms:created>
  <dcterms:modified xsi:type="dcterms:W3CDTF">2026-04-08T00:18:00Z</dcterms:modified>
</cp:coreProperties>
</file>